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E5D3" w14:textId="77777777" w:rsidR="003349D9" w:rsidRDefault="00000000">
      <w:pPr>
        <w:pStyle w:val="Title"/>
        <w:jc w:val="center"/>
      </w:pPr>
      <w:r>
        <w:rPr>
          <w:color w:val="1F3864"/>
        </w:rPr>
        <w:t>Data Management Plan</w:t>
      </w:r>
    </w:p>
    <w:p w14:paraId="71DEA78A" w14:textId="77777777" w:rsidR="003349D9" w:rsidRDefault="00000000">
      <w:pPr>
        <w:jc w:val="center"/>
      </w:pPr>
      <w:r>
        <w:rPr>
          <w:b/>
          <w:sz w:val="24"/>
        </w:rPr>
        <w:t>Longitudinal Assessment of the Relationship Between AI-Assisted Coding Practices and Python Coding Skill</w:t>
      </w:r>
    </w:p>
    <w:p w14:paraId="05CE5BD0" w14:textId="77777777" w:rsidR="003349D9" w:rsidRDefault="003349D9"/>
    <w:tbl>
      <w:tblPr>
        <w:tblStyle w:val="TableGrid"/>
        <w:tblW w:w="0" w:type="auto"/>
        <w:tblLook w:val="04A0" w:firstRow="1" w:lastRow="0" w:firstColumn="1" w:lastColumn="0" w:noHBand="0" w:noVBand="1"/>
      </w:tblPr>
      <w:tblGrid>
        <w:gridCol w:w="4680"/>
        <w:gridCol w:w="4680"/>
      </w:tblGrid>
      <w:tr w:rsidR="003349D9" w14:paraId="3FB880F9" w14:textId="77777777">
        <w:tc>
          <w:tcPr>
            <w:tcW w:w="4680" w:type="dxa"/>
            <w:tcBorders>
              <w:top w:val="single" w:sz="4" w:space="0" w:color="AAAAAA"/>
              <w:left w:val="single" w:sz="4" w:space="0" w:color="AAAAAA"/>
              <w:bottom w:val="single" w:sz="4" w:space="0" w:color="AAAAAA"/>
              <w:right w:val="single" w:sz="4" w:space="0" w:color="AAAAAA"/>
            </w:tcBorders>
          </w:tcPr>
          <w:p w14:paraId="58A4E5A5" w14:textId="77777777" w:rsidR="003349D9" w:rsidRDefault="00000000">
            <w:r>
              <w:rPr>
                <w:b/>
                <w:sz w:val="20"/>
              </w:rPr>
              <w:t>Creator</w:t>
            </w:r>
          </w:p>
        </w:tc>
        <w:tc>
          <w:tcPr>
            <w:tcW w:w="4680" w:type="dxa"/>
            <w:tcBorders>
              <w:top w:val="single" w:sz="4" w:space="0" w:color="AAAAAA"/>
              <w:left w:val="single" w:sz="4" w:space="0" w:color="AAAAAA"/>
              <w:bottom w:val="single" w:sz="4" w:space="0" w:color="AAAAAA"/>
              <w:right w:val="single" w:sz="4" w:space="0" w:color="AAAAAA"/>
            </w:tcBorders>
          </w:tcPr>
          <w:p w14:paraId="490AD5CA" w14:textId="77777777" w:rsidR="003349D9" w:rsidRDefault="00000000">
            <w:r>
              <w:rPr>
                <w:sz w:val="20"/>
              </w:rPr>
              <w:t>Andy Woods</w:t>
            </w:r>
          </w:p>
        </w:tc>
      </w:tr>
      <w:tr w:rsidR="003349D9" w14:paraId="34EA66BE" w14:textId="77777777">
        <w:tc>
          <w:tcPr>
            <w:tcW w:w="4680" w:type="dxa"/>
            <w:tcBorders>
              <w:top w:val="single" w:sz="4" w:space="0" w:color="AAAAAA"/>
              <w:left w:val="single" w:sz="4" w:space="0" w:color="AAAAAA"/>
              <w:bottom w:val="single" w:sz="4" w:space="0" w:color="AAAAAA"/>
              <w:right w:val="single" w:sz="4" w:space="0" w:color="AAAAAA"/>
            </w:tcBorders>
          </w:tcPr>
          <w:p w14:paraId="24389B16" w14:textId="77777777" w:rsidR="003349D9" w:rsidRDefault="00000000">
            <w:r>
              <w:rPr>
                <w:b/>
                <w:sz w:val="20"/>
              </w:rPr>
              <w:t>Principal Investigator</w:t>
            </w:r>
          </w:p>
        </w:tc>
        <w:tc>
          <w:tcPr>
            <w:tcW w:w="4680" w:type="dxa"/>
            <w:tcBorders>
              <w:top w:val="single" w:sz="4" w:space="0" w:color="AAAAAA"/>
              <w:left w:val="single" w:sz="4" w:space="0" w:color="AAAAAA"/>
              <w:bottom w:val="single" w:sz="4" w:space="0" w:color="AAAAAA"/>
              <w:right w:val="single" w:sz="4" w:space="0" w:color="AAAAAA"/>
            </w:tcBorders>
          </w:tcPr>
          <w:p w14:paraId="2AA27189" w14:textId="77777777" w:rsidR="003349D9" w:rsidRDefault="00000000">
            <w:r>
              <w:rPr>
                <w:sz w:val="20"/>
              </w:rPr>
              <w:t>Dr Andy Woods</w:t>
            </w:r>
          </w:p>
        </w:tc>
      </w:tr>
      <w:tr w:rsidR="003349D9" w14:paraId="25725F5C" w14:textId="77777777">
        <w:tc>
          <w:tcPr>
            <w:tcW w:w="4680" w:type="dxa"/>
            <w:tcBorders>
              <w:top w:val="single" w:sz="4" w:space="0" w:color="AAAAAA"/>
              <w:left w:val="single" w:sz="4" w:space="0" w:color="AAAAAA"/>
              <w:bottom w:val="single" w:sz="4" w:space="0" w:color="AAAAAA"/>
              <w:right w:val="single" w:sz="4" w:space="0" w:color="AAAAAA"/>
            </w:tcBorders>
          </w:tcPr>
          <w:p w14:paraId="1F7455ED" w14:textId="77777777" w:rsidR="003349D9" w:rsidRDefault="00000000">
            <w:r>
              <w:rPr>
                <w:b/>
                <w:sz w:val="20"/>
              </w:rPr>
              <w:t>Data Manager</w:t>
            </w:r>
          </w:p>
        </w:tc>
        <w:tc>
          <w:tcPr>
            <w:tcW w:w="4680" w:type="dxa"/>
            <w:tcBorders>
              <w:top w:val="single" w:sz="4" w:space="0" w:color="AAAAAA"/>
              <w:left w:val="single" w:sz="4" w:space="0" w:color="AAAAAA"/>
              <w:bottom w:val="single" w:sz="4" w:space="0" w:color="AAAAAA"/>
              <w:right w:val="single" w:sz="4" w:space="0" w:color="AAAAAA"/>
            </w:tcBorders>
          </w:tcPr>
          <w:p w14:paraId="4D1122D7" w14:textId="77777777" w:rsidR="003349D9" w:rsidRDefault="00000000">
            <w:r>
              <w:rPr>
                <w:sz w:val="20"/>
              </w:rPr>
              <w:t>Dr Andy Woods</w:t>
            </w:r>
          </w:p>
        </w:tc>
      </w:tr>
      <w:tr w:rsidR="003349D9" w14:paraId="1C1FC544" w14:textId="77777777">
        <w:tc>
          <w:tcPr>
            <w:tcW w:w="4680" w:type="dxa"/>
            <w:tcBorders>
              <w:top w:val="single" w:sz="4" w:space="0" w:color="AAAAAA"/>
              <w:left w:val="single" w:sz="4" w:space="0" w:color="AAAAAA"/>
              <w:bottom w:val="single" w:sz="4" w:space="0" w:color="AAAAAA"/>
              <w:right w:val="single" w:sz="4" w:space="0" w:color="AAAAAA"/>
            </w:tcBorders>
          </w:tcPr>
          <w:p w14:paraId="2FC10A50" w14:textId="77777777" w:rsidR="003349D9" w:rsidRDefault="00000000">
            <w:r>
              <w:rPr>
                <w:b/>
                <w:sz w:val="20"/>
              </w:rPr>
              <w:t>Project Team</w:t>
            </w:r>
          </w:p>
        </w:tc>
        <w:tc>
          <w:tcPr>
            <w:tcW w:w="4680" w:type="dxa"/>
            <w:tcBorders>
              <w:top w:val="single" w:sz="4" w:space="0" w:color="AAAAAA"/>
              <w:left w:val="single" w:sz="4" w:space="0" w:color="AAAAAA"/>
              <w:bottom w:val="single" w:sz="4" w:space="0" w:color="AAAAAA"/>
              <w:right w:val="single" w:sz="4" w:space="0" w:color="AAAAAA"/>
            </w:tcBorders>
          </w:tcPr>
          <w:p w14:paraId="1BB57A41" w14:textId="77777777" w:rsidR="003349D9" w:rsidRDefault="00000000">
            <w:r>
              <w:rPr>
                <w:sz w:val="20"/>
              </w:rPr>
              <w:t>Dr Andy Woods, Dr Alex Reppel, Chris Chowen</w:t>
            </w:r>
          </w:p>
        </w:tc>
      </w:tr>
      <w:tr w:rsidR="003349D9" w14:paraId="72D018ED" w14:textId="77777777">
        <w:tc>
          <w:tcPr>
            <w:tcW w:w="4680" w:type="dxa"/>
            <w:tcBorders>
              <w:top w:val="single" w:sz="4" w:space="0" w:color="AAAAAA"/>
              <w:left w:val="single" w:sz="4" w:space="0" w:color="AAAAAA"/>
              <w:bottom w:val="single" w:sz="4" w:space="0" w:color="AAAAAA"/>
              <w:right w:val="single" w:sz="4" w:space="0" w:color="AAAAAA"/>
            </w:tcBorders>
          </w:tcPr>
          <w:p w14:paraId="09DF7748" w14:textId="77777777" w:rsidR="003349D9" w:rsidRDefault="00000000">
            <w:r>
              <w:rPr>
                <w:b/>
                <w:sz w:val="20"/>
              </w:rPr>
              <w:t>Affiliation</w:t>
            </w:r>
          </w:p>
        </w:tc>
        <w:tc>
          <w:tcPr>
            <w:tcW w:w="4680" w:type="dxa"/>
            <w:tcBorders>
              <w:top w:val="single" w:sz="4" w:space="0" w:color="AAAAAA"/>
              <w:left w:val="single" w:sz="4" w:space="0" w:color="AAAAAA"/>
              <w:bottom w:val="single" w:sz="4" w:space="0" w:color="AAAAAA"/>
              <w:right w:val="single" w:sz="4" w:space="0" w:color="AAAAAA"/>
            </w:tcBorders>
          </w:tcPr>
          <w:p w14:paraId="5CEFB3C3" w14:textId="77777777" w:rsidR="003349D9" w:rsidRDefault="00000000">
            <w:r>
              <w:rPr>
                <w:sz w:val="20"/>
              </w:rPr>
              <w:t>Royal Holloway, University of London</w:t>
            </w:r>
          </w:p>
        </w:tc>
      </w:tr>
      <w:tr w:rsidR="003349D9" w14:paraId="59BC89F8" w14:textId="77777777">
        <w:tc>
          <w:tcPr>
            <w:tcW w:w="4680" w:type="dxa"/>
            <w:tcBorders>
              <w:top w:val="single" w:sz="4" w:space="0" w:color="AAAAAA"/>
              <w:left w:val="single" w:sz="4" w:space="0" w:color="AAAAAA"/>
              <w:bottom w:val="single" w:sz="4" w:space="0" w:color="AAAAAA"/>
              <w:right w:val="single" w:sz="4" w:space="0" w:color="AAAAAA"/>
            </w:tcBorders>
          </w:tcPr>
          <w:p w14:paraId="34593B2D" w14:textId="77777777" w:rsidR="003349D9" w:rsidRDefault="00000000">
            <w:r>
              <w:rPr>
                <w:b/>
                <w:sz w:val="20"/>
              </w:rPr>
              <w:t>Template</w:t>
            </w:r>
          </w:p>
        </w:tc>
        <w:tc>
          <w:tcPr>
            <w:tcW w:w="4680" w:type="dxa"/>
            <w:tcBorders>
              <w:top w:val="single" w:sz="4" w:space="0" w:color="AAAAAA"/>
              <w:left w:val="single" w:sz="4" w:space="0" w:color="AAAAAA"/>
              <w:bottom w:val="single" w:sz="4" w:space="0" w:color="AAAAAA"/>
              <w:right w:val="single" w:sz="4" w:space="0" w:color="AAAAAA"/>
            </w:tcBorders>
          </w:tcPr>
          <w:p w14:paraId="5E400995" w14:textId="77777777" w:rsidR="003349D9" w:rsidRDefault="00000000">
            <w:r>
              <w:rPr>
                <w:sz w:val="20"/>
              </w:rPr>
              <w:t>Royal Holloway Generic DMP</w:t>
            </w:r>
          </w:p>
        </w:tc>
      </w:tr>
      <w:tr w:rsidR="003349D9" w14:paraId="279968B2" w14:textId="77777777">
        <w:tc>
          <w:tcPr>
            <w:tcW w:w="4680" w:type="dxa"/>
            <w:tcBorders>
              <w:top w:val="single" w:sz="4" w:space="0" w:color="AAAAAA"/>
              <w:left w:val="single" w:sz="4" w:space="0" w:color="AAAAAA"/>
              <w:bottom w:val="single" w:sz="4" w:space="0" w:color="AAAAAA"/>
              <w:right w:val="single" w:sz="4" w:space="0" w:color="AAAAAA"/>
            </w:tcBorders>
          </w:tcPr>
          <w:p w14:paraId="3105DE10" w14:textId="77777777" w:rsidR="003349D9" w:rsidRDefault="00000000">
            <w:r>
              <w:rPr>
                <w:b/>
                <w:sz w:val="20"/>
              </w:rPr>
              <w:t>Grant Number</w:t>
            </w:r>
          </w:p>
        </w:tc>
        <w:tc>
          <w:tcPr>
            <w:tcW w:w="4680" w:type="dxa"/>
            <w:tcBorders>
              <w:top w:val="single" w:sz="4" w:space="0" w:color="AAAAAA"/>
              <w:left w:val="single" w:sz="4" w:space="0" w:color="AAAAAA"/>
              <w:bottom w:val="single" w:sz="4" w:space="0" w:color="AAAAAA"/>
              <w:right w:val="single" w:sz="4" w:space="0" w:color="AAAAAA"/>
            </w:tcBorders>
          </w:tcPr>
          <w:p w14:paraId="4924E607" w14:textId="77777777" w:rsidR="003349D9" w:rsidRDefault="00000000">
            <w:r>
              <w:rPr>
                <w:sz w:val="20"/>
              </w:rPr>
              <w:t>N/A (unfunded internal project)</w:t>
            </w:r>
          </w:p>
        </w:tc>
      </w:tr>
      <w:tr w:rsidR="003349D9" w14:paraId="015E31E3" w14:textId="77777777">
        <w:tc>
          <w:tcPr>
            <w:tcW w:w="4680" w:type="dxa"/>
            <w:tcBorders>
              <w:top w:val="single" w:sz="4" w:space="0" w:color="AAAAAA"/>
              <w:left w:val="single" w:sz="4" w:space="0" w:color="AAAAAA"/>
              <w:bottom w:val="single" w:sz="4" w:space="0" w:color="AAAAAA"/>
              <w:right w:val="single" w:sz="4" w:space="0" w:color="AAAAAA"/>
            </w:tcBorders>
          </w:tcPr>
          <w:p w14:paraId="43523973" w14:textId="77777777" w:rsidR="003349D9" w:rsidRDefault="00000000">
            <w:r>
              <w:rPr>
                <w:b/>
                <w:sz w:val="20"/>
              </w:rPr>
              <w:t>Last Modified</w:t>
            </w:r>
          </w:p>
        </w:tc>
        <w:tc>
          <w:tcPr>
            <w:tcW w:w="4680" w:type="dxa"/>
            <w:tcBorders>
              <w:top w:val="single" w:sz="4" w:space="0" w:color="AAAAAA"/>
              <w:left w:val="single" w:sz="4" w:space="0" w:color="AAAAAA"/>
              <w:bottom w:val="single" w:sz="4" w:space="0" w:color="AAAAAA"/>
              <w:right w:val="single" w:sz="4" w:space="0" w:color="AAAAAA"/>
            </w:tcBorders>
          </w:tcPr>
          <w:p w14:paraId="4472C0E0" w14:textId="77777777" w:rsidR="003349D9" w:rsidRDefault="00000000">
            <w:r>
              <w:rPr>
                <w:sz w:val="20"/>
              </w:rPr>
              <w:t>21-03-2026</w:t>
            </w:r>
          </w:p>
        </w:tc>
      </w:tr>
    </w:tbl>
    <w:p w14:paraId="15AC8325" w14:textId="77777777" w:rsidR="003349D9" w:rsidRDefault="003349D9"/>
    <w:p w14:paraId="162FE655" w14:textId="77777777" w:rsidR="003349D9" w:rsidRDefault="00000000">
      <w:pPr>
        <w:pStyle w:val="Heading2"/>
      </w:pPr>
      <w:r>
        <w:rPr>
          <w:color w:val="1F3864"/>
        </w:rPr>
        <w:t>Project Abstract</w:t>
      </w:r>
    </w:p>
    <w:p w14:paraId="46A3F939" w14:textId="1591A9E7" w:rsidR="003349D9" w:rsidRDefault="00000000">
      <w:r>
        <w:t>This study investigates whether reliance on AI-assisted coding tools ("vibe coding") leads to measurable changes in Python coding skill over time. Participants who already code in Python periodically complete short Python coding challenges on a purpose-built web platform (</w:t>
      </w:r>
      <w:proofErr w:type="spellStart"/>
      <w:r w:rsidR="000C728F">
        <w:t>url</w:t>
      </w:r>
      <w:proofErr w:type="spellEnd"/>
      <w:r w:rsidR="000C728F">
        <w:t xml:space="preserve"> to be determined</w:t>
      </w:r>
      <w:r>
        <w:t xml:space="preserve">) and self-report their AI coding habits via a brief post-session survey. Sessions are separated by a minimum of 28 days over a 12-month data collection period. A qualitative strand (exit survey and optional follow-up interviews) explores participants' own explanations for any skill changes. The study follows a citizen-science model: participants can view their own performance trends, and the fully anonymised dataset will be released publicly after a 12-month embargo. The study is pre-registered on </w:t>
      </w:r>
      <w:hyperlink r:id="rId6" w:history="1">
        <w:r w:rsidR="00C5446F" w:rsidRPr="00341476">
          <w:rPr>
            <w:rStyle w:val="Hyperlink"/>
          </w:rPr>
          <w:t>https://aspredicted.org/</w:t>
        </w:r>
      </w:hyperlink>
      <w:r w:rsidR="00C5446F">
        <w:t xml:space="preserve"> </w:t>
      </w:r>
      <w:r>
        <w:t>before data collection begins.</w:t>
      </w:r>
    </w:p>
    <w:p w14:paraId="1B9CD398" w14:textId="77777777" w:rsidR="003349D9" w:rsidRDefault="003349D9"/>
    <w:p w14:paraId="6A6E1BD9" w14:textId="77777777" w:rsidR="003349D9" w:rsidRDefault="00000000">
      <w:pPr>
        <w:pStyle w:val="Heading1"/>
      </w:pPr>
      <w:r>
        <w:rPr>
          <w:color w:val="1F3864"/>
          <w:sz w:val="26"/>
        </w:rPr>
        <w:t>Data Summary</w:t>
      </w:r>
    </w:p>
    <w:p w14:paraId="1D2F456D" w14:textId="77777777" w:rsidR="003349D9" w:rsidRDefault="00000000">
      <w:r>
        <w:rPr>
          <w:b/>
          <w:color w:val="2E4D7B"/>
        </w:rPr>
        <w:t>1. Briefly introduce the types of data the research will create. Why did you decide to use these data types?</w:t>
      </w:r>
    </w:p>
    <w:p w14:paraId="39872829" w14:textId="77777777" w:rsidR="003349D9" w:rsidRDefault="00000000">
      <w:pPr>
        <w:spacing w:after="80"/>
      </w:pPr>
      <w:r>
        <w:t>The study will generate three types of data.</w:t>
      </w:r>
    </w:p>
    <w:p w14:paraId="111C8444" w14:textId="20B17096" w:rsidR="003349D9" w:rsidRDefault="00000000">
      <w:pPr>
        <w:spacing w:after="80"/>
      </w:pPr>
      <w:r>
        <w:t>First, structured quantitative performance data: for each coding challenge attempt, the platform automatically records the proportion of test cases passed (accuracy), active completion time in seconds, idle time, device type, and technical issue flags.</w:t>
      </w:r>
      <w:r w:rsidR="00C5446F">
        <w:t xml:space="preserve"> In terms of the latter, participants can report issues with a given question (via free text), and their response is logged alongside data collected for that question. The research is immediately informed of issues.</w:t>
      </w:r>
    </w:p>
    <w:p w14:paraId="0E0AD03D" w14:textId="7F33B722" w:rsidR="003349D9" w:rsidRDefault="00000000">
      <w:pPr>
        <w:spacing w:after="80"/>
      </w:pPr>
      <w:r>
        <w:t xml:space="preserve">Second, structured survey data: participants self-report their AI coding habits (percentage of coding time that is AI-assisted, how thoroughly they review AI-generated code), hours coding per week, and </w:t>
      </w:r>
      <w:r>
        <w:lastRenderedPageBreak/>
        <w:t>demographic/background information. Surveys are used because the primary independent variable</w:t>
      </w:r>
      <w:r w:rsidR="007A1CD5">
        <w:t>,</w:t>
      </w:r>
      <w:r>
        <w:t xml:space="preserve"> vibe-coding </w:t>
      </w:r>
      <w:proofErr w:type="spellStart"/>
      <w:r>
        <w:t>behaviour</w:t>
      </w:r>
      <w:proofErr w:type="spellEnd"/>
      <w:r w:rsidR="007A1CD5">
        <w:t xml:space="preserve">, </w:t>
      </w:r>
      <w:r>
        <w:t>cannot be observed directly and must be self-reported.</w:t>
      </w:r>
    </w:p>
    <w:p w14:paraId="4FE37C17" w14:textId="2C05DFF8" w:rsidR="003349D9" w:rsidRDefault="00000000">
      <w:pPr>
        <w:spacing w:after="80"/>
      </w:pPr>
      <w:r>
        <w:t>Third, qualitative free-text data: an optional exit survey (</w:t>
      </w:r>
      <w:r w:rsidR="00C5446F">
        <w:t>consisting of</w:t>
      </w:r>
      <w:r>
        <w:t xml:space="preserve"> open questions) and optional semi-structured interviews (~15–20 participants) explore participants' own explanations for any skill changes. These are included to </w:t>
      </w:r>
      <w:r w:rsidR="00C5446F">
        <w:t xml:space="preserve">richly augment </w:t>
      </w:r>
      <w:r>
        <w:t>the quantitative findings</w:t>
      </w:r>
      <w:r w:rsidR="00C5446F">
        <w:t>.</w:t>
      </w:r>
    </w:p>
    <w:p w14:paraId="651C6694" w14:textId="77777777" w:rsidR="003349D9" w:rsidRDefault="003349D9"/>
    <w:p w14:paraId="0D982F02" w14:textId="77777777" w:rsidR="003349D9" w:rsidRDefault="00000000">
      <w:pPr>
        <w:pStyle w:val="Heading1"/>
      </w:pPr>
      <w:r>
        <w:rPr>
          <w:color w:val="1F3864"/>
          <w:sz w:val="26"/>
        </w:rPr>
        <w:t>Data Collection</w:t>
      </w:r>
    </w:p>
    <w:p w14:paraId="22502124" w14:textId="77777777" w:rsidR="003349D9" w:rsidRDefault="00000000">
      <w:r>
        <w:rPr>
          <w:b/>
          <w:color w:val="2E4D7B"/>
        </w:rPr>
        <w:t>2. Give details on the proposed methodologies that will be used to create the data.</w:t>
      </w:r>
    </w:p>
    <w:p w14:paraId="77142B81" w14:textId="786DF792" w:rsidR="003349D9" w:rsidRDefault="00000000">
      <w:pPr>
        <w:spacing w:after="80"/>
      </w:pPr>
      <w:r>
        <w:t>Performance data is captured automatically by the platform: Python code is executed client-side in the browser using Pyodide (WebAssembly), and results (pass/fail per test case, timestamps) are sent to the Django/PostgreSQL backend over HTTPS. No code is executed on the server. Survey responses are collected via in-app forms immediately after each session. Consent is obtained before first participation and is versioned and timestamped.</w:t>
      </w:r>
    </w:p>
    <w:p w14:paraId="5BD5F45D" w14:textId="762DEFD3" w:rsidR="003349D9" w:rsidRDefault="00000000">
      <w:pPr>
        <w:spacing w:after="80"/>
      </w:pPr>
      <w:r>
        <w:t>To ensure data quality</w:t>
      </w:r>
      <w:r w:rsidR="00C5446F">
        <w:t>,</w:t>
      </w:r>
      <w:r>
        <w:t xml:space="preserve"> attempts flagged </w:t>
      </w:r>
      <w:r w:rsidR="00C5446F">
        <w:t xml:space="preserve">as having technical issues </w:t>
      </w:r>
      <w:r>
        <w:t>are retained in the database but excluded from the primary analysis. Implausible timing values (</w:t>
      </w:r>
      <w:r w:rsidR="000C728F">
        <w:t xml:space="preserve">e.g. </w:t>
      </w:r>
      <w:proofErr w:type="spellStart"/>
      <w:r>
        <w:t>active_time_seconds</w:t>
      </w:r>
      <w:proofErr w:type="spellEnd"/>
      <w:r>
        <w:t xml:space="preserve"> &lt; 10 or &gt; 3600) are excluded from the completion-speed analysis. The study is pre-registered on </w:t>
      </w:r>
      <w:hyperlink r:id="rId7" w:history="1">
        <w:r w:rsidR="00C5446F" w:rsidRPr="00341476">
          <w:rPr>
            <w:rStyle w:val="Hyperlink"/>
          </w:rPr>
          <w:t>https://aspredicted.org/</w:t>
        </w:r>
      </w:hyperlink>
      <w:r w:rsidR="00C5446F">
        <w:t xml:space="preserve"> </w:t>
      </w:r>
      <w:r>
        <w:t>before data collection begins; any deviations are logged in a dedicated deviations file in the project repository and reported in the published paper.</w:t>
      </w:r>
    </w:p>
    <w:p w14:paraId="3A0C8168" w14:textId="4DB99447" w:rsidR="003349D9" w:rsidRDefault="00000000">
      <w:pPr>
        <w:spacing w:after="80"/>
      </w:pPr>
      <w:r>
        <w:t xml:space="preserve">Optional interviews will be conducted via Zoom or equivalent, recorded with explicit participant consent (separate from study consent), and transcribed </w:t>
      </w:r>
      <w:proofErr w:type="gramStart"/>
      <w:r>
        <w:t>either by</w:t>
      </w:r>
      <w:proofErr w:type="gramEnd"/>
      <w:r>
        <w:t xml:space="preserve"> AI with human correction. Transcripts will be coded using reflexive thematic analysis (Braun &amp; Clarke), supported by appropriate tools (e.g. </w:t>
      </w:r>
      <w:proofErr w:type="spellStart"/>
      <w:r>
        <w:t>MaxQDA</w:t>
      </w:r>
      <w:proofErr w:type="spellEnd"/>
      <w:r>
        <w:t>). The team has extensive experience in both qualitative methods and secure web application development.</w:t>
      </w:r>
    </w:p>
    <w:p w14:paraId="0CCD42A9" w14:textId="77777777" w:rsidR="003349D9" w:rsidRDefault="003349D9"/>
    <w:p w14:paraId="3982F2A2" w14:textId="77777777" w:rsidR="003349D9" w:rsidRDefault="00000000">
      <w:pPr>
        <w:pStyle w:val="Heading1"/>
      </w:pPr>
      <w:r>
        <w:rPr>
          <w:color w:val="1F3864"/>
          <w:sz w:val="26"/>
        </w:rPr>
        <w:t>Short-term Data Storage</w:t>
      </w:r>
    </w:p>
    <w:p w14:paraId="6FA31541" w14:textId="77777777" w:rsidR="003349D9" w:rsidRDefault="00000000">
      <w:r>
        <w:rPr>
          <w:b/>
          <w:color w:val="2E4D7B"/>
        </w:rPr>
        <w:t>3. How will the data be stored in the short term?</w:t>
      </w:r>
    </w:p>
    <w:p w14:paraId="5E7347BC" w14:textId="143F9511" w:rsidR="003349D9" w:rsidRDefault="00000000">
      <w:pPr>
        <w:spacing w:after="80"/>
      </w:pPr>
      <w:r>
        <w:t>Performance and survey data are stored in a PostgreSQL database hosted on a Hetzner VPS (Virtual Private Server) in the EU (Germany). The platform is built using Django, following established security best practices. Access to the production database is restricted to the researcher (Dr Andy Woods) and, where necessary, authorised technical support. Data is separated by design: identifiable account data (email addresses) is held in a separate table from pseudonymous research data (participant ID only). All data in transit is encrypted via HTTPS (TLS). Interview recordings are held in an encrypted folder on the researcher's university-managed device and are not stored in the cloud. Storage is in line with institutional data management policy.</w:t>
      </w:r>
    </w:p>
    <w:p w14:paraId="0793F182" w14:textId="77777777" w:rsidR="003349D9" w:rsidRDefault="003349D9"/>
    <w:p w14:paraId="51A4C584" w14:textId="77777777" w:rsidR="003349D9" w:rsidRDefault="00000000">
      <w:r>
        <w:rPr>
          <w:b/>
          <w:color w:val="2E4D7B"/>
        </w:rPr>
        <w:lastRenderedPageBreak/>
        <w:t>3a. What backup will you have in the in-project period to ensure no data is lost?</w:t>
      </w:r>
    </w:p>
    <w:p w14:paraId="0C1400E2" w14:textId="5B566A36" w:rsidR="003349D9" w:rsidRDefault="00000000" w:rsidP="000C728F">
      <w:pPr>
        <w:spacing w:after="80"/>
      </w:pPr>
      <w:r>
        <w:t xml:space="preserve">The PostgreSQL database is automatically backed up daily via the </w:t>
      </w:r>
      <w:proofErr w:type="spellStart"/>
      <w:r>
        <w:t>Appliku</w:t>
      </w:r>
      <w:proofErr w:type="spellEnd"/>
      <w:r>
        <w:t xml:space="preserve"> deployment platform</w:t>
      </w:r>
      <w:r w:rsidR="00C5446F">
        <w:t xml:space="preserve"> (which manages the Hetzner server and app deployment)</w:t>
      </w:r>
      <w:r>
        <w:t>, with snapshots retained for 30 days. At regular intervals during the study (at minimum every 3 months), an anonymised export of the research data will be downloaded and stored in Royal Holloway OneDrive (Microsoft Azure Cloud, operated under RHUL's service agreement with Microsoft, meeting GDPR requirements). Interview recordings will be backed up to an encrypted RHUL OneDrive folder immediately after each recording, prior to transcription.</w:t>
      </w:r>
    </w:p>
    <w:p w14:paraId="767290AD" w14:textId="77777777" w:rsidR="003349D9" w:rsidRDefault="00000000">
      <w:pPr>
        <w:pStyle w:val="Heading1"/>
      </w:pPr>
      <w:r>
        <w:rPr>
          <w:color w:val="1F3864"/>
          <w:sz w:val="26"/>
        </w:rPr>
        <w:t>Long-term Data Storage</w:t>
      </w:r>
    </w:p>
    <w:p w14:paraId="24252DFE" w14:textId="77777777" w:rsidR="003349D9" w:rsidRDefault="00000000">
      <w:r>
        <w:rPr>
          <w:b/>
          <w:color w:val="2E4D7B"/>
        </w:rPr>
        <w:t>4. How will the data be stored in the long term?</w:t>
      </w:r>
    </w:p>
    <w:p w14:paraId="6D8DF10E" w14:textId="1D357D80" w:rsidR="003349D9" w:rsidRDefault="00000000" w:rsidP="000C728F">
      <w:pPr>
        <w:spacing w:after="80"/>
      </w:pPr>
      <w:r>
        <w:t>On completion of the study, pseudonymous research data will be exported from the production database, fully anonymised (email addresses and any identifiable free-text content removed or redacted), and archived. The anonymised dataset will be deposited in the Open Science Framework (OSF) repository. Analysis scripts (R) will be archived to GitHub (public) at the time of paper submission. Interview recordings will be deleted within 6 months of the research, after transcription is verified. Pseudonymised interview transcripts will be stored in RHUL OneDrive.</w:t>
      </w:r>
    </w:p>
    <w:p w14:paraId="61300216" w14:textId="77777777" w:rsidR="000C728F" w:rsidRDefault="000C728F" w:rsidP="000C728F">
      <w:pPr>
        <w:spacing w:after="80"/>
      </w:pPr>
    </w:p>
    <w:p w14:paraId="79659C18" w14:textId="77777777" w:rsidR="003349D9" w:rsidRDefault="00000000">
      <w:r>
        <w:rPr>
          <w:b/>
          <w:color w:val="2E4D7B"/>
        </w:rPr>
        <w:t>4a. Where have you decided to store it, why is this appropriate?</w:t>
      </w:r>
    </w:p>
    <w:p w14:paraId="4A224838" w14:textId="3BCA154B" w:rsidR="003349D9" w:rsidRDefault="00000000">
      <w:pPr>
        <w:spacing w:after="80"/>
      </w:pPr>
      <w:r>
        <w:t>The anonymised open dataset will be stored on OSF</w:t>
      </w:r>
      <w:r w:rsidR="000C728F">
        <w:t xml:space="preserve"> (which </w:t>
      </w:r>
      <w:r>
        <w:t>provide</w:t>
      </w:r>
      <w:r w:rsidR="00C5446F">
        <w:t xml:space="preserve">s </w:t>
      </w:r>
      <w:r>
        <w:t>persistent DOIs</w:t>
      </w:r>
      <w:r w:rsidR="000C728F">
        <w:t>)</w:t>
      </w:r>
      <w:r>
        <w:t xml:space="preserve">. Analysis code will be stored on GitHub (public repository) and archived to </w:t>
      </w:r>
      <w:r w:rsidR="00C5446F">
        <w:t>OSF</w:t>
      </w:r>
      <w:r>
        <w:t xml:space="preserve"> to ensure long-term reproducibility. Identifiable data and interview transcripts will be stored in RHUL OneDrive, in line with institutional guidelines.</w:t>
      </w:r>
    </w:p>
    <w:p w14:paraId="20395DCB" w14:textId="77777777" w:rsidR="003349D9" w:rsidRDefault="003349D9"/>
    <w:p w14:paraId="53CFF93B" w14:textId="77777777" w:rsidR="003349D9" w:rsidRDefault="00000000">
      <w:r>
        <w:rPr>
          <w:b/>
          <w:color w:val="2E4D7B"/>
        </w:rPr>
        <w:t>4b. How long will it be stored for and why?</w:t>
      </w:r>
    </w:p>
    <w:p w14:paraId="6C992705" w14:textId="6E2C1F2E" w:rsidR="003349D9" w:rsidRDefault="00000000">
      <w:pPr>
        <w:spacing w:after="80"/>
      </w:pPr>
      <w:r>
        <w:t xml:space="preserve">The anonymised open dataset and analysis scripts will be stored for a minimum of 10 years after publication, in line with RHUL data retention policy and open science norms. Interview recordings will be deleted within 6 months of the research. Pseudonymised interview transcripts will be retained for 10 years after publication. </w:t>
      </w:r>
      <w:ins w:id="0" w:author="Woods, Andy" w:date="2026-04-16T18:10:00Z" w16du:dateUtc="2026-04-16T17:10:00Z">
        <w:r w:rsidR="007341B5" w:rsidRPr="007341B5">
          <w:t xml:space="preserve">Identifiable account data, including email addresses, will be deleted automatically within moments if you withdraw from the study before the dataset is </w:t>
        </w:r>
        <w:proofErr w:type="spellStart"/>
        <w:r w:rsidR="007341B5" w:rsidRPr="007341B5">
          <w:t>anonymised</w:t>
        </w:r>
        <w:proofErr w:type="spellEnd"/>
        <w:r w:rsidR="007341B5" w:rsidRPr="007341B5">
          <w:t>. If you do not withdraw, these data will be deleted 12 months after you started the study.</w:t>
        </w:r>
      </w:ins>
      <w:del w:id="1" w:author="Woods, Andy" w:date="2026-04-16T18:10:00Z" w16du:dateUtc="2026-04-16T17:10:00Z">
        <w:r w:rsidDel="007341B5">
          <w:delText>Identifiable account data (email addresses) will be deleted within 12 months of the participant's withdrawal or the end of the study, whichever comes first.</w:delText>
        </w:r>
      </w:del>
    </w:p>
    <w:p w14:paraId="4A7ADBCF" w14:textId="77777777" w:rsidR="003349D9" w:rsidRDefault="003349D9"/>
    <w:p w14:paraId="664F6ABD" w14:textId="77777777" w:rsidR="003349D9" w:rsidRDefault="00000000">
      <w:r>
        <w:rPr>
          <w:b/>
          <w:color w:val="2E4D7B"/>
        </w:rPr>
        <w:t>4c. Costs of storage — why are these appropriate?</w:t>
      </w:r>
    </w:p>
    <w:p w14:paraId="0FBECD00" w14:textId="252A706F" w:rsidR="003349D9" w:rsidRDefault="00000000">
      <w:pPr>
        <w:spacing w:after="80"/>
      </w:pPr>
      <w:r>
        <w:t>Hetzner VPS hosting costs approximately €10–20/month during active data collection (~24 months); this is a nominal cost borne by the researcher. OSF, and GitHub storage are free. RHUL OneDrive is provided by the institution at no additional cost. No significant storage budget is required.</w:t>
      </w:r>
    </w:p>
    <w:p w14:paraId="25CB218A" w14:textId="77777777" w:rsidR="003349D9" w:rsidRDefault="003349D9"/>
    <w:p w14:paraId="7CD268DF" w14:textId="77777777" w:rsidR="003349D9" w:rsidRDefault="00000000">
      <w:pPr>
        <w:pStyle w:val="Heading1"/>
      </w:pPr>
      <w:r>
        <w:rPr>
          <w:color w:val="1F3864"/>
          <w:sz w:val="26"/>
        </w:rPr>
        <w:t>Data Sharing</w:t>
      </w:r>
    </w:p>
    <w:p w14:paraId="2F0E26A1" w14:textId="77777777" w:rsidR="003349D9" w:rsidRDefault="00000000">
      <w:r>
        <w:rPr>
          <w:b/>
          <w:color w:val="2E4D7B"/>
        </w:rPr>
        <w:t>5. How will the data be shared and the value it will have to others?</w:t>
      </w:r>
    </w:p>
    <w:p w14:paraId="4CECAC74" w14:textId="0D8204A9" w:rsidR="003349D9" w:rsidRDefault="00000000">
      <w:pPr>
        <w:spacing w:after="80"/>
      </w:pPr>
      <w:r>
        <w:t xml:space="preserve">A fully anonymised version of the dataset will be publicly </w:t>
      </w:r>
      <w:r w:rsidR="00C5446F">
        <w:t xml:space="preserve">released </w:t>
      </w:r>
      <w:r>
        <w:t xml:space="preserve">under an open licence (CC BY 4.0 or equivalent), via OSF. This citizen-science dataset </w:t>
      </w:r>
      <w:r w:rsidR="00C5446F">
        <w:t>--</w:t>
      </w:r>
      <w:r>
        <w:t xml:space="preserve"> the first longitudinal dataset linking self-reported AI coding habits to objective coding performance </w:t>
      </w:r>
      <w:r w:rsidR="00C5446F">
        <w:t>--</w:t>
      </w:r>
      <w:r>
        <w:t xml:space="preserve"> will be of value to researchers in human-computer interaction, cognitive psychology</w:t>
      </w:r>
      <w:r w:rsidR="00C5446F">
        <w:t xml:space="preserve"> and </w:t>
      </w:r>
      <w:r>
        <w:t>software engineering education. Analysis scripts will be released on GitHub under MIT licence to support reproducibility and independent reanalysis. Summary findings will be shared via academic publication, conference presentations, and the study website.</w:t>
      </w:r>
    </w:p>
    <w:p w14:paraId="2EA0C04C" w14:textId="77777777" w:rsidR="003349D9" w:rsidRDefault="003349D9"/>
    <w:p w14:paraId="67FDFB80" w14:textId="77777777" w:rsidR="003349D9" w:rsidRDefault="00000000">
      <w:r>
        <w:rPr>
          <w:b/>
          <w:color w:val="2E4D7B"/>
        </w:rPr>
        <w:t>5a. How will the data enhance the area and how could it be used in the future?</w:t>
      </w:r>
    </w:p>
    <w:p w14:paraId="15A639D1" w14:textId="77777777" w:rsidR="003349D9" w:rsidRDefault="00000000">
      <w:pPr>
        <w:spacing w:after="80"/>
      </w:pPr>
      <w:r>
        <w:t>The open dataset will enable independent reanalysis and meta-analytic work on the relationship between AI tool use and human skill. Future researchers could extend the analysis to other programming languages, different skill domains, or longer time horizons. The challenge content (Python coding problems with automated test suites) could also be reused by researchers studying coding skill assessment more broadly.</w:t>
      </w:r>
    </w:p>
    <w:p w14:paraId="2504B203" w14:textId="77777777" w:rsidR="003349D9" w:rsidRDefault="003349D9"/>
    <w:p w14:paraId="402DE193" w14:textId="77777777" w:rsidR="003349D9" w:rsidRDefault="00000000">
      <w:r>
        <w:rPr>
          <w:b/>
          <w:color w:val="2E4D7B"/>
        </w:rPr>
        <w:t>5b. When will you release the data?</w:t>
      </w:r>
    </w:p>
    <w:p w14:paraId="3B339EFE" w14:textId="1B249489" w:rsidR="003349D9" w:rsidRDefault="00000000">
      <w:pPr>
        <w:spacing w:after="80"/>
      </w:pPr>
      <w:r>
        <w:t>The anonymised dataset will be released after a 12-month embargo from the date of the first completed participant session. This embargo allows time for the primary analysis and publication before open release while still meeting open</w:t>
      </w:r>
      <w:r w:rsidR="00C5446F">
        <w:t>-</w:t>
      </w:r>
      <w:r>
        <w:t xml:space="preserve">science expectations. The pre-registered analysis plan is publicly available on </w:t>
      </w:r>
      <w:hyperlink r:id="rId8" w:history="1">
        <w:r w:rsidR="00C5446F" w:rsidRPr="00341476">
          <w:rPr>
            <w:rStyle w:val="Hyperlink"/>
          </w:rPr>
          <w:t>https://aspredicted.org/</w:t>
        </w:r>
      </w:hyperlink>
      <w:r w:rsidR="00C5446F">
        <w:t xml:space="preserve"> </w:t>
      </w:r>
      <w:r>
        <w:t>from the start of data collection. Results will be disseminated via academic journal publication and open-access preprint (e.g. PsyArXiv or arXiv).</w:t>
      </w:r>
    </w:p>
    <w:p w14:paraId="466740E7" w14:textId="77777777" w:rsidR="003349D9" w:rsidRDefault="003349D9"/>
    <w:p w14:paraId="0231B477" w14:textId="77777777" w:rsidR="003349D9" w:rsidRDefault="00000000">
      <w:r>
        <w:rPr>
          <w:b/>
          <w:color w:val="2E4D7B"/>
        </w:rPr>
        <w:t>5c. Will the data need to be updated?</w:t>
      </w:r>
    </w:p>
    <w:p w14:paraId="47E4E4D7" w14:textId="05F496A3" w:rsidR="003349D9" w:rsidRDefault="007341B5">
      <w:pPr>
        <w:spacing w:after="80"/>
      </w:pPr>
      <w:ins w:id="2" w:author="Woods, Andy" w:date="2026-04-16T18:10:00Z" w16du:dateUtc="2026-04-16T17:10:00Z">
        <w:r w:rsidRPr="007341B5">
          <w:t xml:space="preserve">Participants may withdraw consent at any time before dataset </w:t>
        </w:r>
        <w:proofErr w:type="spellStart"/>
        <w:r w:rsidRPr="007341B5">
          <w:t>anonymisation</w:t>
        </w:r>
        <w:proofErr w:type="spellEnd"/>
        <w:r w:rsidRPr="007341B5">
          <w:t xml:space="preserve"> -- in this case, their data will be automatically deleted within moments</w:t>
        </w:r>
      </w:ins>
      <w:del w:id="3" w:author="Woods, Andy" w:date="2026-04-16T18:10:00Z" w16du:dateUtc="2026-04-16T17:10:00Z">
        <w:r w:rsidR="00000000" w:rsidDel="007341B5">
          <w:delText xml:space="preserve">Participants may withdraw consent at any time before dataset anonymisation </w:delText>
        </w:r>
        <w:r w:rsidR="00C5446F" w:rsidDel="007341B5">
          <w:delText>--</w:delText>
        </w:r>
        <w:r w:rsidR="00000000" w:rsidDel="007341B5">
          <w:delText xml:space="preserve"> in this case, their data will be deleted within 10 working days</w:delText>
        </w:r>
      </w:del>
      <w:r w:rsidR="00000000">
        <w:t>. After the dataset is anonymised and released, individual records can no longer be identified or removed. This is clearly explained in the participant information sheet and consent form.</w:t>
      </w:r>
    </w:p>
    <w:p w14:paraId="332BDB02" w14:textId="77777777" w:rsidR="003349D9" w:rsidRDefault="003349D9"/>
    <w:p w14:paraId="347DB079" w14:textId="77777777" w:rsidR="003349D9" w:rsidRDefault="00000000">
      <w:r>
        <w:rPr>
          <w:b/>
          <w:color w:val="2E4D7B"/>
        </w:rPr>
        <w:t>5d. Will the data be open or will you charge for it?</w:t>
      </w:r>
    </w:p>
    <w:p w14:paraId="54E7D624" w14:textId="77777777" w:rsidR="003349D9" w:rsidRDefault="00000000">
      <w:pPr>
        <w:spacing w:after="80"/>
      </w:pPr>
      <w:r>
        <w:t>The anonymised dataset will be open and free to access under CC BY 4.0. Interview transcripts will not be released publicly.</w:t>
      </w:r>
    </w:p>
    <w:p w14:paraId="5D0F0828" w14:textId="77777777" w:rsidR="003349D9" w:rsidRDefault="003349D9"/>
    <w:p w14:paraId="24B8C1A5" w14:textId="77777777" w:rsidR="003349D9" w:rsidRDefault="00000000">
      <w:r>
        <w:rPr>
          <w:b/>
          <w:color w:val="2E4D7B"/>
        </w:rPr>
        <w:t>5e. Financial requirements of sharing?</w:t>
      </w:r>
    </w:p>
    <w:p w14:paraId="4577C29B" w14:textId="11C2C88E" w:rsidR="003349D9" w:rsidRDefault="00000000" w:rsidP="00C5446F">
      <w:pPr>
        <w:spacing w:after="80"/>
      </w:pPr>
      <w:r>
        <w:t>Data will be shared via OSF and GitHub, all of which are free to use. No financial implications.</w:t>
      </w:r>
    </w:p>
    <w:p w14:paraId="1E7188E8" w14:textId="77777777" w:rsidR="003349D9" w:rsidRDefault="00000000">
      <w:pPr>
        <w:pStyle w:val="Heading1"/>
      </w:pPr>
      <w:r>
        <w:rPr>
          <w:color w:val="1F3864"/>
          <w:sz w:val="26"/>
        </w:rPr>
        <w:t>Ethical and Legal Considerations</w:t>
      </w:r>
    </w:p>
    <w:p w14:paraId="049DE289" w14:textId="77777777" w:rsidR="003349D9" w:rsidRDefault="00000000">
      <w:r>
        <w:rPr>
          <w:b/>
          <w:color w:val="2E4D7B"/>
        </w:rPr>
        <w:t>6a. Any legal and ethical considerations of collecting the data?</w:t>
      </w:r>
    </w:p>
    <w:p w14:paraId="3808425D" w14:textId="675DE94B" w:rsidR="003349D9" w:rsidRDefault="00000000">
      <w:pPr>
        <w:spacing w:after="80"/>
      </w:pPr>
      <w:r>
        <w:t>Ethical approval is being sought from the Royal Holloway Research Ethics Committee before data collection begins. The study is subject to UK GDPR</w:t>
      </w:r>
      <w:r w:rsidR="00C5446F">
        <w:t xml:space="preserve">, under which </w:t>
      </w:r>
      <w:r>
        <w:t xml:space="preserve">the lawful basis for processing personal data is consent. Participants' email addresses are the only identifiable data held and are stored separately from pseudonymous research data. No special category data (as defined by GDPR) is collected. Participants must give explicit digital informed consent before their first session; consent is versioned and timestamped. The study is pre-registered on </w:t>
      </w:r>
      <w:hyperlink r:id="rId9" w:history="1">
        <w:r w:rsidR="00C5446F" w:rsidRPr="00341476">
          <w:rPr>
            <w:rStyle w:val="Hyperlink"/>
          </w:rPr>
          <w:t>https://aspredicted.org/</w:t>
        </w:r>
      </w:hyperlink>
      <w:r w:rsidR="00C5446F">
        <w:t xml:space="preserve"> </w:t>
      </w:r>
      <w:r>
        <w:t>to ensure transparency and research integrity. IP in the platform and analysis code is held by Royal Holloway.</w:t>
      </w:r>
    </w:p>
    <w:p w14:paraId="2FE6C426" w14:textId="77777777" w:rsidR="003349D9" w:rsidRDefault="003349D9"/>
    <w:p w14:paraId="42FFC1E4" w14:textId="77777777" w:rsidR="003349D9" w:rsidRDefault="00000000">
      <w:r>
        <w:rPr>
          <w:b/>
          <w:color w:val="2E4D7B"/>
        </w:rPr>
        <w:t>6b. Legal and ethical considerations around releasing and storing the data?</w:t>
      </w:r>
    </w:p>
    <w:p w14:paraId="68BE2ABB" w14:textId="6EF9630C" w:rsidR="003349D9" w:rsidRDefault="00000000">
      <w:pPr>
        <w:spacing w:after="80"/>
      </w:pPr>
      <w:r>
        <w:t xml:space="preserve">Data collection, storage, and dissemination conform to Royal Holloway's ethical and data management policies. Participants receive an information sheet and consent form before participation, outlining their rights and the team's obligations. </w:t>
      </w:r>
      <w:ins w:id="4" w:author="Woods, Andy" w:date="2026-04-16T18:11:00Z" w16du:dateUtc="2026-04-16T17:11:00Z">
        <w:r w:rsidR="007341B5" w:rsidRPr="007341B5">
          <w:t xml:space="preserve">The most important of these are: (a) identifiable account data, including email addresses, will be deleted automatically within moments if a participant withdraws from the study before the dataset is </w:t>
        </w:r>
        <w:proofErr w:type="spellStart"/>
        <w:r w:rsidR="007341B5" w:rsidRPr="007341B5">
          <w:t>anonymised</w:t>
        </w:r>
        <w:proofErr w:type="spellEnd"/>
        <w:r w:rsidR="007341B5" w:rsidRPr="007341B5">
          <w:t xml:space="preserve">; if they do not withdraw, these data will be deleted 12 months after they started the study; (b) all data relating to a participant will be automatically deleted within moments if they withdraw before dataset </w:t>
        </w:r>
        <w:proofErr w:type="spellStart"/>
        <w:r w:rsidR="007341B5" w:rsidRPr="007341B5">
          <w:t>anonymisation</w:t>
        </w:r>
        <w:proofErr w:type="spellEnd"/>
        <w:r w:rsidR="007341B5" w:rsidRPr="007341B5">
          <w:t>; and (c) interview recordings will be deleted within 6 months of the research taking place, after transcription is verified</w:t>
        </w:r>
      </w:ins>
      <w:del w:id="5" w:author="Woods, Andy" w:date="2026-04-16T18:11:00Z" w16du:dateUtc="2026-04-16T17:11:00Z">
        <w:r w:rsidDel="007341B5">
          <w:delText xml:space="preserve">The most important </w:delText>
        </w:r>
        <w:r w:rsidR="00C5446F" w:rsidDel="007341B5">
          <w:delText>of these are</w:delText>
        </w:r>
        <w:r w:rsidDel="007341B5">
          <w:delText xml:space="preserve"> are: (a) email addresses and identifiable account data will be deleted within 12 months of study end or withdrawal; (b) all data relating to a participant will be deleted within 10 working days if they withdraw, provided this is before dataset anonymisation; and (c) interview recordings will be deleted within 6 months of the research taking place, after transcription is verified</w:delText>
        </w:r>
      </w:del>
      <w:r>
        <w:t>. Free-text exit survey responses will be reviewed for inadvertent identifiability before public release. Interview transcripts will never be included in the public dataset.</w:t>
      </w:r>
    </w:p>
    <w:p w14:paraId="627A3F25" w14:textId="77777777" w:rsidR="003349D9" w:rsidRDefault="003349D9"/>
    <w:sectPr w:rsidR="003349D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0059619">
    <w:abstractNumId w:val="8"/>
  </w:num>
  <w:num w:numId="2" w16cid:durableId="1698509737">
    <w:abstractNumId w:val="6"/>
  </w:num>
  <w:num w:numId="3" w16cid:durableId="445202967">
    <w:abstractNumId w:val="5"/>
  </w:num>
  <w:num w:numId="4" w16cid:durableId="1880391561">
    <w:abstractNumId w:val="4"/>
  </w:num>
  <w:num w:numId="5" w16cid:durableId="1416710440">
    <w:abstractNumId w:val="7"/>
  </w:num>
  <w:num w:numId="6" w16cid:durableId="2015955430">
    <w:abstractNumId w:val="3"/>
  </w:num>
  <w:num w:numId="7" w16cid:durableId="1371958097">
    <w:abstractNumId w:val="2"/>
  </w:num>
  <w:num w:numId="8" w16cid:durableId="558856672">
    <w:abstractNumId w:val="1"/>
  </w:num>
  <w:num w:numId="9" w16cid:durableId="9042204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ods, Andy">
    <w15:presenceInfo w15:providerId="AD" w15:userId="S::Andy.Woods@rhul.ac.uk::1f14b3a1-f1dd-4da3-82b5-993b98b7bc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28F"/>
    <w:rsid w:val="0015074B"/>
    <w:rsid w:val="0029639D"/>
    <w:rsid w:val="00326F90"/>
    <w:rsid w:val="003349D9"/>
    <w:rsid w:val="007341B5"/>
    <w:rsid w:val="007A1CD5"/>
    <w:rsid w:val="00AA1D8D"/>
    <w:rsid w:val="00B47730"/>
    <w:rsid w:val="00C5446F"/>
    <w:rsid w:val="00CB0664"/>
    <w:rsid w:val="00EF2216"/>
    <w:rsid w:val="00F329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A53FD"/>
  <w14:defaultImageDpi w14:val="300"/>
  <w15:docId w15:val="{DC7C2AB8-C8EB-304A-8934-71FF6A687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5446F"/>
    <w:rPr>
      <w:color w:val="0000FF" w:themeColor="hyperlink"/>
      <w:u w:val="single"/>
    </w:rPr>
  </w:style>
  <w:style w:type="character" w:styleId="UnresolvedMention">
    <w:name w:val="Unresolved Mention"/>
    <w:basedOn w:val="DefaultParagraphFont"/>
    <w:uiPriority w:val="99"/>
    <w:semiHidden/>
    <w:unhideWhenUsed/>
    <w:rsid w:val="00C5446F"/>
    <w:rPr>
      <w:color w:val="605E5C"/>
      <w:shd w:val="clear" w:color="auto" w:fill="E1DFDD"/>
    </w:rPr>
  </w:style>
  <w:style w:type="paragraph" w:styleId="Revision">
    <w:name w:val="Revision"/>
    <w:hidden/>
    <w:uiPriority w:val="99"/>
    <w:semiHidden/>
    <w:rsid w:val="00F3294A"/>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predicted.org/" TargetMode="External"/><Relationship Id="rId3" Type="http://schemas.openxmlformats.org/officeDocument/2006/relationships/styles" Target="styles.xml"/><Relationship Id="rId7" Type="http://schemas.openxmlformats.org/officeDocument/2006/relationships/hyperlink" Target="https://aspredicted.org/"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spredicted.org/" TargetMode="Externa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spredicte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1872</Words>
  <Characters>10731</Characters>
  <Application>Microsoft Office Word</Application>
  <DocSecurity>0</DocSecurity>
  <Lines>185</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Woods, Andy</cp:lastModifiedBy>
  <cp:revision>6</cp:revision>
  <dcterms:created xsi:type="dcterms:W3CDTF">2013-12-23T23:15:00Z</dcterms:created>
  <dcterms:modified xsi:type="dcterms:W3CDTF">2026-04-16T17:11:00Z</dcterms:modified>
  <cp:category/>
</cp:coreProperties>
</file>