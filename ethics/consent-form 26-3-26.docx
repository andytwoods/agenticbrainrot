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6E48" w14:textId="6EE13688" w:rsidR="007548AB" w:rsidRDefault="004719CB">
      <w:pPr>
        <w:rPr>
          <w:color w:val="ED7D31"/>
          <w:sz w:val="28"/>
          <w:szCs w:val="28"/>
        </w:rPr>
      </w:pPr>
      <w:r>
        <w:rPr>
          <w:b/>
          <w:noProof/>
          <w:color w:val="ED7D31"/>
          <w:sz w:val="28"/>
          <w:szCs w:val="28"/>
          <w:u w:val="single"/>
        </w:rPr>
        <mc:AlternateContent>
          <mc:Choice Requires="wps">
            <w:drawing>
              <wp:anchor distT="0" distB="0" distL="114300" distR="114300" simplePos="0" relativeHeight="251661312" behindDoc="0" locked="0" layoutInCell="1" allowOverlap="1" wp14:anchorId="50F60261" wp14:editId="3FC875BE">
                <wp:simplePos x="0" y="0"/>
                <wp:positionH relativeFrom="column">
                  <wp:posOffset>1714761</wp:posOffset>
                </wp:positionH>
                <wp:positionV relativeFrom="paragraph">
                  <wp:posOffset>-321602</wp:posOffset>
                </wp:positionV>
                <wp:extent cx="3382719" cy="375857"/>
                <wp:effectExtent l="0" t="0" r="0" b="5715"/>
                <wp:wrapNone/>
                <wp:docPr id="5" name="Text Box 5"/>
                <wp:cNvGraphicFramePr/>
                <a:graphic xmlns:a="http://schemas.openxmlformats.org/drawingml/2006/main">
                  <a:graphicData uri="http://schemas.microsoft.com/office/word/2010/wordprocessingShape">
                    <wps:wsp>
                      <wps:cNvSpPr txBox="1"/>
                      <wps:spPr>
                        <a:xfrm>
                          <a:off x="0" y="0"/>
                          <a:ext cx="3382719" cy="375857"/>
                        </a:xfrm>
                        <a:prstGeom prst="rect">
                          <a:avLst/>
                        </a:prstGeom>
                        <a:solidFill>
                          <a:schemeClr val="lt1"/>
                        </a:solidFill>
                        <a:ln w="6350">
                          <a:noFill/>
                        </a:ln>
                      </wps:spPr>
                      <wps:txbx>
                        <w:txbxContent>
                          <w:p w14:paraId="1248B127" w14:textId="35941049" w:rsidR="004719CB" w:rsidRPr="004719CB" w:rsidRDefault="004719CB" w:rsidP="004719CB">
                            <w:pPr>
                              <w:jc w:val="center"/>
                              <w:rPr>
                                <w:b/>
                                <w:bCs/>
                                <w:sz w:val="28"/>
                                <w:szCs w:val="28"/>
                                <w:u w:val="single"/>
                                <w:lang w:val="en-GB"/>
                              </w:rPr>
                            </w:pPr>
                            <w:r w:rsidRPr="004719CB">
                              <w:rPr>
                                <w:b/>
                                <w:bCs/>
                                <w:sz w:val="28"/>
                                <w:szCs w:val="28"/>
                                <w:u w:val="single"/>
                                <w:lang w:val="en-GB"/>
                              </w:rPr>
                              <w:t>Sample Research Participant Consent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0F60261" id="_x0000_t202" coordsize="21600,21600" o:spt="202" path="m,l,21600r21600,l21600,xe">
                <v:stroke joinstyle="miter"/>
                <v:path gradientshapeok="t" o:connecttype="rect"/>
              </v:shapetype>
              <v:shape id="Text Box 5" o:spid="_x0000_s1026" type="#_x0000_t202" style="position:absolute;margin-left:135pt;margin-top:-25.3pt;width:266.35pt;height:29.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" fillcolor="white [3201]" stroked="f" strokeweight=".5pt">
                <v:textbox>
                  <w:txbxContent>
                    <w:p w14:paraId="1248B127" w14:textId="35941049" w:rsidR="004719CB" w:rsidRPr="004719CB" w:rsidRDefault="004719CB" w:rsidP="004719CB">
                      <w:pPr>
                        <w:jc w:val="center"/>
                        <w:rPr>
                          <w:b/>
                          <w:bCs/>
                          <w:sz w:val="28"/>
                          <w:szCs w:val="28"/>
                          <w:u w:val="single"/>
                          <w:lang w:val="en-GB"/>
                        </w:rPr>
                      </w:pPr>
                      <w:r w:rsidRPr="004719CB">
                        <w:rPr>
                          <w:b/>
                          <w:bCs/>
                          <w:sz w:val="28"/>
                          <w:szCs w:val="28"/>
                          <w:u w:val="single"/>
                          <w:lang w:val="en-GB"/>
                        </w:rPr>
                        <w:t>Sample Research Participant Consent Form</w:t>
                      </w:r>
                    </w:p>
                  </w:txbxContent>
                </v:textbox>
              </v:shape>
            </w:pict>
          </mc:Fallback>
        </mc:AlternateContent>
      </w:r>
      <w:r w:rsidR="00E37772">
        <w:rPr>
          <w:b/>
          <w:color w:val="ED7D31"/>
          <w:sz w:val="28"/>
          <w:szCs w:val="28"/>
          <w:u w:val="single"/>
        </w:rPr>
        <w:t>Researcher to note</w:t>
      </w:r>
      <w:r w:rsidR="00E37772">
        <w:rPr>
          <w:color w:val="ED7D31"/>
          <w:sz w:val="28"/>
          <w:szCs w:val="28"/>
        </w:rPr>
        <w:t>:</w:t>
      </w:r>
    </w:p>
    <w:p w14:paraId="76C4A1DC" w14:textId="77777777" w:rsidR="007548AB" w:rsidRDefault="00E37772">
      <w:pPr>
        <w:numPr>
          <w:ilvl w:val="0"/>
          <w:numId w:val="1"/>
        </w:numPr>
        <w:ind w:left="360"/>
        <w:rPr>
          <w:color w:val="ED7D31"/>
        </w:rPr>
      </w:pPr>
      <w:r>
        <w:t xml:space="preserve">You can use a ‘tick box’, ‘initial box’ or ‘delete YES/NO format’ for participant answers to statements.   Whichever you use, </w:t>
      </w:r>
      <w:r>
        <w:rPr>
          <w:b/>
        </w:rPr>
        <w:t xml:space="preserve">there must be a mark in response </w:t>
      </w:r>
      <w:r>
        <w:t>to each of the ‘please indicate’ items:</w:t>
      </w:r>
    </w:p>
    <w:p w14:paraId="70826FBA" w14:textId="77777777" w:rsidR="007548AB" w:rsidRDefault="00E37772">
      <w:pPr>
        <w:numPr>
          <w:ilvl w:val="0"/>
          <w:numId w:val="1"/>
        </w:numPr>
        <w:ind w:left="360"/>
        <w:rPr>
          <w:color w:val="ED7D31"/>
        </w:rPr>
      </w:pPr>
      <w:r>
        <w:t xml:space="preserve">There should be </w:t>
      </w:r>
      <w:r>
        <w:rPr>
          <w:u w:val="single"/>
        </w:rPr>
        <w:t>no data</w:t>
      </w:r>
      <w:r>
        <w:t xml:space="preserve"> collected on the consent form as this will be stored separately from data.</w:t>
      </w:r>
    </w:p>
    <w:p w14:paraId="570527AF" w14:textId="77777777" w:rsidR="007548AB" w:rsidRDefault="00E37772">
      <w:pPr>
        <w:numPr>
          <w:ilvl w:val="0"/>
          <w:numId w:val="1"/>
        </w:numPr>
        <w:ind w:left="360"/>
        <w:rPr>
          <w:color w:val="ED7D31"/>
        </w:rPr>
      </w:pPr>
      <w:r>
        <w:t>Do carefully consider the specific nature of your project and whether any additional statements should be included ensure the participant’s full and informed consent.</w:t>
      </w:r>
    </w:p>
    <w:p w14:paraId="7BD03AD0" w14:textId="2205A26E" w:rsidR="007548AB" w:rsidRDefault="004719CB">
      <w:pPr>
        <w:rPr>
          <w:sz w:val="28"/>
          <w:szCs w:val="28"/>
        </w:rPr>
      </w:pPr>
      <w:r>
        <w:rPr>
          <w:noProof/>
        </w:rPr>
        <mc:AlternateContent>
          <mc:Choice Requires="wps">
            <w:drawing>
              <wp:anchor distT="0" distB="0" distL="114300" distR="114300" simplePos="0" relativeHeight="251660288" behindDoc="0" locked="0" layoutInCell="1" allowOverlap="1" wp14:anchorId="152777EF" wp14:editId="7CBB05B0">
                <wp:simplePos x="0" y="0"/>
                <wp:positionH relativeFrom="column">
                  <wp:posOffset>5278642</wp:posOffset>
                </wp:positionH>
                <wp:positionV relativeFrom="paragraph">
                  <wp:posOffset>131651</wp:posOffset>
                </wp:positionV>
                <wp:extent cx="1531480" cy="774155"/>
                <wp:effectExtent l="0" t="0" r="5715" b="635"/>
                <wp:wrapNone/>
                <wp:docPr id="4" name="Text Box 4"/>
                <wp:cNvGraphicFramePr/>
                <a:graphic xmlns:a="http://schemas.openxmlformats.org/drawingml/2006/main">
                  <a:graphicData uri="http://schemas.microsoft.com/office/word/2010/wordprocessingShape">
                    <wps:wsp>
                      <wps:cNvSpPr txBox="1"/>
                      <wps:spPr>
                        <a:xfrm>
                          <a:off x="0" y="0"/>
                          <a:ext cx="1531480" cy="774155"/>
                        </a:xfrm>
                        <a:prstGeom prst="rect">
                          <a:avLst/>
                        </a:prstGeom>
                        <a:solidFill>
                          <a:schemeClr val="lt1"/>
                        </a:solidFill>
                        <a:ln w="6350">
                          <a:noFill/>
                        </a:ln>
                      </wps:spPr>
                      <wps:txbx>
                        <w:txbxContent>
                          <w:p w14:paraId="656F890C" w14:textId="358E0E98" w:rsidR="004719CB" w:rsidRDefault="004719CB">
                            <w:r>
                              <w:rPr>
                                <w:noProof/>
                              </w:rPr>
                              <w:drawing>
                                <wp:inline distT="0" distB="0" distL="0" distR="0" wp14:anchorId="25D2A288" wp14:editId="1CB1EF8F">
                                  <wp:extent cx="1319213" cy="663975"/>
                                  <wp:effectExtent l="0" t="0" r="0" b="0"/>
                                  <wp:docPr id="1" name="image1.jpg" descr="rhulsmallmasterlogocmyk"/>
                                  <wp:cNvGraphicFramePr/>
                                  <a:graphic xmlns:a="http://schemas.openxmlformats.org/drawingml/2006/main">
                                    <a:graphicData uri="http://schemas.openxmlformats.org/drawingml/2006/picture">
                                      <pic:pic xmlns:pic="http://schemas.openxmlformats.org/drawingml/2006/picture">
                                        <pic:nvPicPr>
                                          <pic:cNvPr id="0" name="image1.jpg" descr="rhulsmallmasterlogocmyk"/>
                                          <pic:cNvPicPr preferRelativeResize="0"/>
                                        </pic:nvPicPr>
                                        <pic:blipFill>
                                          <a:blip r:embed="rId7"/>
                                          <a:srcRect/>
                                          <a:stretch>
                                            <a:fillRect/>
                                          </a:stretch>
                                        </pic:blipFill>
                                        <pic:spPr>
                                          <a:xfrm>
                                            <a:off x="0" y="0"/>
                                            <a:ext cx="1319213" cy="663975"/>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2777EF" id="Text Box 4" o:spid="_x0000_s1027" type="#_x0000_t202" style="position:absolute;margin-left:415.65pt;margin-top:10.35pt;width:120.6pt;height:60.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" fillcolor="white [3201]" stroked="f" strokeweight=".5pt">
                <v:textbox>
                  <w:txbxContent>
                    <w:p w14:paraId="656F890C" w14:textId="358E0E98" w:rsidR="004719CB" w:rsidRDefault="004719CB">
                      <w:r>
                        <w:rPr>
                          <w:noProof/>
                        </w:rPr>
                        <w:drawing>
                          <wp:inline distT="0" distB="0" distL="0" distR="0" wp14:anchorId="25D2A288" wp14:editId="1CB1EF8F">
                            <wp:extent cx="1319213" cy="663975"/>
                            <wp:effectExtent l="0" t="0" r="0" b="0"/>
                            <wp:docPr id="1" name="image1.jpg" descr="rhulsmallmasterlogocmyk"/>
                            <wp:cNvGraphicFramePr/>
                            <a:graphic xmlns:a="http://schemas.openxmlformats.org/drawingml/2006/main">
                              <a:graphicData uri="http://schemas.openxmlformats.org/drawingml/2006/picture">
                                <pic:pic xmlns:pic="http://schemas.openxmlformats.org/drawingml/2006/picture">
                                  <pic:nvPicPr>
                                    <pic:cNvPr id="0" name="image1.jpg" descr="rhulsmallmasterlogocmyk"/>
                                    <pic:cNvPicPr preferRelativeResize="0"/>
                                  </pic:nvPicPr>
                                  <pic:blipFill>
                                    <a:blip r:embed="rId7"/>
                                    <a:srcRect/>
                                    <a:stretch>
                                      <a:fillRect/>
                                    </a:stretch>
                                  </pic:blipFill>
                                  <pic:spPr>
                                    <a:xfrm>
                                      <a:off x="0" y="0"/>
                                      <a:ext cx="1319213" cy="663975"/>
                                    </a:xfrm>
                                    <a:prstGeom prst="rect">
                                      <a:avLst/>
                                    </a:prstGeom>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1A3C505" wp14:editId="06017D77">
                <wp:simplePos x="0" y="0"/>
                <wp:positionH relativeFrom="column">
                  <wp:posOffset>-66675</wp:posOffset>
                </wp:positionH>
                <wp:positionV relativeFrom="paragraph">
                  <wp:posOffset>230708</wp:posOffset>
                </wp:positionV>
                <wp:extent cx="2838567" cy="476834"/>
                <wp:effectExtent l="0" t="0" r="6350" b="6350"/>
                <wp:wrapNone/>
                <wp:docPr id="3" name="Text Box 3"/>
                <wp:cNvGraphicFramePr/>
                <a:graphic xmlns:a="http://schemas.openxmlformats.org/drawingml/2006/main">
                  <a:graphicData uri="http://schemas.microsoft.com/office/word/2010/wordprocessingShape">
                    <wps:wsp>
                      <wps:cNvSpPr txBox="1"/>
                      <wps:spPr>
                        <a:xfrm>
                          <a:off x="0" y="0"/>
                          <a:ext cx="2838567" cy="476834"/>
                        </a:xfrm>
                        <a:prstGeom prst="rect">
                          <a:avLst/>
                        </a:prstGeom>
                        <a:solidFill>
                          <a:schemeClr val="lt1"/>
                        </a:solidFill>
                        <a:ln w="6350">
                          <a:noFill/>
                        </a:ln>
                      </wps:spPr>
                      <wps:txbx>
                        <w:txbxContent>
                          <w:p w14:paraId="31F9BD2E" w14:textId="4BEF2D88" w:rsidR="004719CB" w:rsidRDefault="004719CB">
                            <w:r>
                              <w:rPr>
                                <w:b/>
                                <w:sz w:val="28"/>
                                <w:szCs w:val="28"/>
                                <w:u w:val="single"/>
                              </w:rPr>
                              <w:t>Research Participant Consent Form</w:t>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A3C505" id="Text Box 3" o:spid="_x0000_s1028" type="#_x0000_t202" style="position:absolute;margin-left:-5.25pt;margin-top:18.15pt;width:223.5pt;height:37.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" fillcolor="white [3201]" stroked="f" strokeweight=".5pt">
                <v:textbox>
                  <w:txbxContent>
                    <w:p w14:paraId="31F9BD2E" w14:textId="4BEF2D88" w:rsidR="004719CB" w:rsidRDefault="004719CB">
                      <w:r>
                        <w:rPr>
                          <w:b/>
                          <w:sz w:val="28"/>
                          <w:szCs w:val="28"/>
                          <w:u w:val="single"/>
                        </w:rPr>
                        <w:t>Research Participant Consent Form</w:t>
                      </w:r>
                      <w:r>
                        <w:tab/>
                      </w:r>
                    </w:p>
                  </w:txbxContent>
                </v:textbox>
              </v:shape>
            </w:pict>
          </mc:Fallback>
        </mc:AlternateContent>
      </w:r>
      <w:r w:rsidR="0078121C">
        <w:rPr>
          <w:noProof/>
        </w:rPr>
        <w:pict w14:anchorId="1ADA1F54">
          <v:rect id="_x0000_i1025" alt="" style="width:451.3pt;height:.05pt;mso-width-percent:0;mso-height-percent:0;mso-width-percent:0;mso-height-percent:0" o:hralign="center" o:hrstd="t" o:hr="t" fillcolor="#a0a0a0" stroked="f"/>
        </w:pict>
      </w:r>
      <w:r w:rsidR="00E37772">
        <w:tab/>
      </w:r>
      <w:r w:rsidR="00E37772">
        <w:tab/>
      </w:r>
      <w:r w:rsidR="00E37772">
        <w:tab/>
      </w:r>
      <w:r w:rsidR="00E37772">
        <w:tab/>
      </w:r>
      <w:r w:rsidR="00E37772">
        <w:tab/>
        <w:t xml:space="preserve">         </w:t>
      </w:r>
    </w:p>
    <w:p w14:paraId="384C2D4F" w14:textId="0FC29AC9" w:rsidR="004719CB" w:rsidRDefault="00E37772" w:rsidP="004719CB">
      <w:r>
        <w:t xml:space="preserve">Name of study: </w:t>
      </w:r>
    </w:p>
    <w:p w14:paraId="404BF580" w14:textId="30794B58" w:rsidR="007548AB" w:rsidRDefault="00E37772">
      <w:pPr>
        <w:rPr>
          <w:sz w:val="24"/>
          <w:szCs w:val="24"/>
        </w:rPr>
      </w:pPr>
      <w:r w:rsidRPr="004719CB">
        <w:rPr>
          <w:sz w:val="24"/>
          <w:szCs w:val="24"/>
        </w:rPr>
        <w:t>Name and email address of researcher:</w:t>
      </w:r>
    </w:p>
    <w:p w14:paraId="52A2622D" w14:textId="47A0CD95" w:rsidR="0017165C" w:rsidRPr="0017165C" w:rsidRDefault="0017165C" w:rsidP="0017165C">
      <w:pPr>
        <w:rPr>
          <w:sz w:val="24"/>
          <w:szCs w:val="24"/>
        </w:rPr>
      </w:pPr>
      <w:r w:rsidRPr="0017165C">
        <w:rPr>
          <w:sz w:val="24"/>
          <w:szCs w:val="24"/>
        </w:rPr>
        <w:t>Lead researcher: Dr Andy Woods — andy.woods@rhul.ac.uk</w:t>
      </w:r>
    </w:p>
    <w:p w14:paraId="3A9D2C7E" w14:textId="44D31CB0" w:rsidR="0017165C" w:rsidRPr="0017165C" w:rsidRDefault="0017165C" w:rsidP="0017165C">
      <w:pPr>
        <w:rPr>
          <w:sz w:val="24"/>
          <w:szCs w:val="24"/>
        </w:rPr>
      </w:pPr>
      <w:r w:rsidRPr="0017165C">
        <w:rPr>
          <w:sz w:val="24"/>
          <w:szCs w:val="24"/>
        </w:rPr>
        <w:t>Co-Investigator:</w:t>
      </w:r>
      <w:r>
        <w:rPr>
          <w:sz w:val="24"/>
          <w:szCs w:val="24"/>
        </w:rPr>
        <w:t xml:space="preserve"> </w:t>
      </w:r>
      <w:r w:rsidRPr="0017165C">
        <w:rPr>
          <w:sz w:val="24"/>
          <w:szCs w:val="24"/>
        </w:rPr>
        <w:t>Dr Alex Reppel — alex.reppel@rhul.ac.uk</w:t>
      </w:r>
    </w:p>
    <w:p w14:paraId="3D15F9C1" w14:textId="1BFED249" w:rsidR="007548AB" w:rsidRPr="004719CB" w:rsidRDefault="0017165C">
      <w:pPr>
        <w:rPr>
          <w:sz w:val="24"/>
          <w:szCs w:val="24"/>
        </w:rPr>
      </w:pPr>
      <w:r w:rsidRPr="0017165C">
        <w:rPr>
          <w:sz w:val="24"/>
          <w:szCs w:val="24"/>
        </w:rPr>
        <w:t>PhD Researcher: Chris Chowen — christopher.</w:t>
      </w:r>
      <w:r>
        <w:rPr>
          <w:sz w:val="24"/>
          <w:szCs w:val="24"/>
        </w:rPr>
        <w:t>c</w:t>
      </w:r>
      <w:r w:rsidRPr="0017165C">
        <w:rPr>
          <w:sz w:val="24"/>
          <w:szCs w:val="24"/>
        </w:rPr>
        <w:t>howen.2024@live.rhul.ac.uk</w:t>
      </w:r>
    </w:p>
    <w:p w14:paraId="0F1B3B2E" w14:textId="40B6889A" w:rsidR="007548AB" w:rsidRPr="008A280E" w:rsidRDefault="008A280E">
      <w:pPr>
        <w:rPr>
          <w:b/>
          <w:sz w:val="24"/>
          <w:szCs w:val="24"/>
          <w:u w:val="single"/>
        </w:rPr>
      </w:pPr>
      <w:r>
        <w:rPr>
          <w:sz w:val="24"/>
          <w:szCs w:val="24"/>
        </w:rPr>
        <w:t>P</w:t>
      </w:r>
      <w:r w:rsidR="00E37772" w:rsidRPr="004719CB">
        <w:rPr>
          <w:sz w:val="24"/>
          <w:szCs w:val="24"/>
        </w:rPr>
        <w:t xml:space="preserve">lease read the following statements and indicate your response </w:t>
      </w:r>
      <w:r w:rsidR="00411A3C">
        <w:rPr>
          <w:sz w:val="24"/>
          <w:szCs w:val="24"/>
        </w:rPr>
        <w:t>by clicking the ‘I consent’ button</w:t>
      </w:r>
      <w:r w:rsidR="00E37772" w:rsidRPr="004719CB">
        <w:rPr>
          <w:sz w:val="24"/>
          <w:szCs w:val="24"/>
        </w:rPr>
        <w:t>.</w:t>
      </w:r>
    </w:p>
    <w:tbl>
      <w:tblPr>
        <w:tblStyle w:val="a"/>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3"/>
      </w:tblGrid>
      <w:tr w:rsidR="00411A3C" w:rsidRPr="00411A3C" w14:paraId="78C4F2F9" w14:textId="77777777" w:rsidTr="00411A3C">
        <w:tc>
          <w:tcPr>
            <w:tcW w:w="10343" w:type="dxa"/>
          </w:tcPr>
          <w:p w14:paraId="22BA13ED" w14:textId="517AB6DA" w:rsidR="00411A3C" w:rsidRPr="00411A3C" w:rsidRDefault="00411A3C">
            <w:pPr>
              <w:spacing w:after="60"/>
            </w:pPr>
            <w:r w:rsidRPr="00411A3C">
              <w:t xml:space="preserve">I confirm that </w:t>
            </w:r>
            <w:ins w:id="0" w:author="Woods, Andy" w:date="2026-04-16T18:03:00Z" w16du:dateUtc="2026-04-16T17:03:00Z">
              <w:r w:rsidR="007C4A69">
                <w:t xml:space="preserve">I </w:t>
              </w:r>
            </w:ins>
            <w:r w:rsidRPr="00411A3C">
              <w:t>have read and understood the information sheet about this study</w:t>
            </w:r>
          </w:p>
        </w:tc>
      </w:tr>
      <w:tr w:rsidR="00411A3C" w:rsidRPr="00411A3C" w14:paraId="476A0A47" w14:textId="77777777" w:rsidTr="00411A3C">
        <w:tc>
          <w:tcPr>
            <w:tcW w:w="10343" w:type="dxa"/>
          </w:tcPr>
          <w:p w14:paraId="36AA2202" w14:textId="77777777" w:rsidR="00411A3C" w:rsidRPr="00411A3C" w:rsidRDefault="00411A3C">
            <w:pPr>
              <w:spacing w:after="60"/>
            </w:pPr>
            <w:r w:rsidRPr="00411A3C">
              <w:t>I agree to participate in this study</w:t>
            </w:r>
          </w:p>
        </w:tc>
      </w:tr>
      <w:tr w:rsidR="00411A3C" w:rsidRPr="00411A3C" w14:paraId="45BC11FB" w14:textId="77777777" w:rsidTr="00411A3C">
        <w:tc>
          <w:tcPr>
            <w:tcW w:w="10343" w:type="dxa"/>
          </w:tcPr>
          <w:p w14:paraId="4A1929F9" w14:textId="77777777" w:rsidR="00411A3C" w:rsidRPr="00411A3C" w:rsidRDefault="00411A3C">
            <w:pPr>
              <w:spacing w:after="60"/>
            </w:pPr>
            <w:r w:rsidRPr="00411A3C">
              <w:t>I have had the opportunity to ask questions about this study</w:t>
            </w:r>
          </w:p>
        </w:tc>
      </w:tr>
      <w:tr w:rsidR="00411A3C" w:rsidRPr="00411A3C" w14:paraId="13154713" w14:textId="77777777" w:rsidTr="00411A3C">
        <w:tc>
          <w:tcPr>
            <w:tcW w:w="10343" w:type="dxa"/>
          </w:tcPr>
          <w:p w14:paraId="5B0AA5BF" w14:textId="40380B35" w:rsidR="00411A3C" w:rsidRPr="00411A3C" w:rsidRDefault="00411A3C">
            <w:pPr>
              <w:spacing w:after="60"/>
            </w:pPr>
            <w:r w:rsidRPr="00411A3C">
              <w:t>I have received satisfactory answers to my questions about this study</w:t>
            </w:r>
          </w:p>
        </w:tc>
      </w:tr>
      <w:tr w:rsidR="00411A3C" w:rsidRPr="00411A3C" w14:paraId="79EE3967" w14:textId="77777777" w:rsidTr="00411A3C">
        <w:tc>
          <w:tcPr>
            <w:tcW w:w="10343" w:type="dxa"/>
          </w:tcPr>
          <w:p w14:paraId="32545462" w14:textId="77777777" w:rsidR="00411A3C" w:rsidRPr="00411A3C" w:rsidRDefault="00411A3C">
            <w:pPr>
              <w:spacing w:after="60"/>
            </w:pPr>
            <w:r w:rsidRPr="00411A3C">
              <w:t>I understand my participation in this study is voluntary</w:t>
            </w:r>
          </w:p>
        </w:tc>
      </w:tr>
      <w:tr w:rsidR="00411A3C" w:rsidRPr="00411A3C" w14:paraId="1A8FA18D" w14:textId="77777777" w:rsidTr="00411A3C">
        <w:tc>
          <w:tcPr>
            <w:tcW w:w="10343" w:type="dxa"/>
          </w:tcPr>
          <w:p w14:paraId="431D3062" w14:textId="1824B96F" w:rsidR="00411A3C" w:rsidRPr="00411A3C" w:rsidRDefault="00411A3C">
            <w:pPr>
              <w:spacing w:after="60"/>
            </w:pPr>
            <w:r w:rsidRPr="00411A3C">
              <w:t>I understand that I am free to withdraw from the study/research project at any time</w:t>
            </w:r>
            <w:r w:rsidRPr="00411A3C">
              <w:rPr>
                <w:i/>
                <w:color w:val="ED7D31"/>
              </w:rPr>
              <w:t xml:space="preserve"> </w:t>
            </w:r>
            <w:r w:rsidRPr="00411A3C">
              <w:t>without giving a reason and without detriment to myself</w:t>
            </w:r>
          </w:p>
        </w:tc>
      </w:tr>
      <w:tr w:rsidR="00411A3C" w:rsidRPr="00411A3C" w14:paraId="1004A885" w14:textId="77777777" w:rsidTr="00411A3C">
        <w:tc>
          <w:tcPr>
            <w:tcW w:w="10343" w:type="dxa"/>
          </w:tcPr>
          <w:p w14:paraId="13355A8B" w14:textId="2A729A3C" w:rsidR="00411A3C" w:rsidRPr="00411A3C" w:rsidRDefault="007C4A69" w:rsidP="0017165C">
            <w:ins w:id="1" w:author="Woods, Andy" w:date="2026-04-16T18:04:00Z" w16du:dateUtc="2026-04-16T17:04:00Z">
              <w:r>
                <w:t>I understand that I may request the automatic deletion of my data within moments at any time before the dataset is anonymised, by using the withdrawal option in my account settings or by emailing andy.woods@rhul.ac.uk. After anonymisation, individual data can no longer be identified or removed.</w:t>
              </w:r>
            </w:ins>
            <w:del w:id="2" w:author="Woods, Andy" w:date="2026-04-16T18:04:00Z" w16du:dateUtc="2026-04-16T17:04:00Z">
              <w:r w:rsidR="00411A3C" w:rsidRPr="00411A3C" w:rsidDel="007C4A69">
                <w:delText xml:space="preserve">I understand that I may request deletion of my data at any time **before** the dataset is </w:delText>
              </w:r>
              <w:r w:rsidR="00411A3C" w:rsidDel="007C4A69">
                <w:delText xml:space="preserve">anonymized, </w:delText>
              </w:r>
              <w:r w:rsidR="00411A3C" w:rsidRPr="00411A3C" w:rsidDel="007C4A69">
                <w:delText>by using the withdrawal option in my account settings or by emailing andy.woods@rhul.ac.uk. After anonymisation, individual data can no longer be identified or removed.</w:delText>
              </w:r>
            </w:del>
          </w:p>
        </w:tc>
      </w:tr>
      <w:tr w:rsidR="00307E61" w:rsidRPr="00411A3C" w14:paraId="6C632BA3" w14:textId="77777777" w:rsidTr="00411A3C">
        <w:tc>
          <w:tcPr>
            <w:tcW w:w="10343" w:type="dxa"/>
          </w:tcPr>
          <w:p w14:paraId="1951AB0B" w14:textId="77777777" w:rsidR="00307E61" w:rsidRDefault="00307E61" w:rsidP="00307E61">
            <w:r>
              <w:t>I understand that my email address will be stored securely for account authentication and will</w:t>
            </w:r>
          </w:p>
          <w:p w14:paraId="2E757DAD" w14:textId="6D1B86C8" w:rsidR="00307E61" w:rsidRPr="00411A3C" w:rsidRDefault="00307E61" w:rsidP="00307E61">
            <w:r>
              <w:t xml:space="preserve">   not be used for any other purpose without my consent.  </w:t>
            </w:r>
          </w:p>
        </w:tc>
      </w:tr>
      <w:tr w:rsidR="007C4A69" w:rsidRPr="00411A3C" w14:paraId="55A7D086" w14:textId="77777777" w:rsidTr="00411A3C">
        <w:trPr>
          <w:ins w:id="3" w:author="Woods, Andy" w:date="2026-04-16T18:05:00Z" w16du:dateUtc="2026-04-16T17:05:00Z"/>
        </w:trPr>
        <w:tc>
          <w:tcPr>
            <w:tcW w:w="10343" w:type="dxa"/>
          </w:tcPr>
          <w:p w14:paraId="100973B0" w14:textId="2B8795EE" w:rsidR="007C4A69" w:rsidRDefault="007C4A69" w:rsidP="00307E61">
            <w:pPr>
              <w:rPr>
                <w:ins w:id="4" w:author="Woods, Andy" w:date="2026-04-16T18:05:00Z" w16du:dateUtc="2026-04-16T17:05:00Z"/>
              </w:rPr>
            </w:pPr>
            <w:ins w:id="5" w:author="Woods, Andy" w:date="2026-04-16T18:05:00Z" w16du:dateUtc="2026-04-16T17:05:00Z">
              <w:r>
                <w:t>I understand that identifiable account data, including my email address, will be deleted automatically within moments if I withdraw from the study before the dataset is anonymised. If I do not withdraw, these data will be deleted 12 months after I started the study.</w:t>
              </w:r>
            </w:ins>
          </w:p>
        </w:tc>
      </w:tr>
      <w:tr w:rsidR="00411A3C" w:rsidRPr="00411A3C" w14:paraId="293E1ED4" w14:textId="77777777" w:rsidTr="00411A3C">
        <w:tc>
          <w:tcPr>
            <w:tcW w:w="10343" w:type="dxa"/>
          </w:tcPr>
          <w:p w14:paraId="60423DFE" w14:textId="230C3C6C" w:rsidR="00307E61" w:rsidRDefault="00307E61" w:rsidP="00307E61">
            <w:r>
              <w:t xml:space="preserve">I understand that I will receive periodic session reminder emails (approximately monthly) during my    </w:t>
            </w:r>
          </w:p>
          <w:p w14:paraId="1DC1A407" w14:textId="39441E92" w:rsidR="00411A3C" w:rsidRPr="00411A3C" w:rsidRDefault="00307E61" w:rsidP="00307E61">
            <w:r>
              <w:t xml:space="preserve">  Participation (</w:t>
            </w:r>
            <w:r w:rsidRPr="00307E61">
              <w:t>you can change this preference at any time in your account settings</w:t>
            </w:r>
            <w:r>
              <w:t>).</w:t>
            </w:r>
          </w:p>
        </w:tc>
      </w:tr>
      <w:tr w:rsidR="00411A3C" w:rsidRPr="00411A3C" w14:paraId="791F06B1" w14:textId="77777777" w:rsidTr="00411A3C">
        <w:tc>
          <w:tcPr>
            <w:tcW w:w="10343" w:type="dxa"/>
          </w:tcPr>
          <w:p w14:paraId="20E28047" w14:textId="5FFBBDBF" w:rsidR="00411A3C" w:rsidRPr="00411A3C" w:rsidRDefault="00411A3C" w:rsidP="0017165C">
            <w:r w:rsidRPr="00411A3C">
              <w:t xml:space="preserve">I understand that my research data (coding performance and survey responses) will be stored pseudonymously (linked to a participant ID, not my name or email) on EU-based servers. </w:t>
            </w:r>
          </w:p>
        </w:tc>
      </w:tr>
      <w:tr w:rsidR="00411A3C" w:rsidRPr="00411A3C" w14:paraId="25DFC712" w14:textId="77777777" w:rsidTr="00411A3C">
        <w:tc>
          <w:tcPr>
            <w:tcW w:w="10343" w:type="dxa"/>
          </w:tcPr>
          <w:p w14:paraId="3650BF72" w14:textId="04491B1F" w:rsidR="00411A3C" w:rsidRPr="00411A3C" w:rsidRDefault="00411A3C" w:rsidP="0017165C">
            <w:r w:rsidRPr="00411A3C">
              <w:t>I understand that an anonymised version of the dataset may be released publicly after a 12-month embargo, and may be used in academic publications and deposited in open data archives.</w:t>
            </w:r>
          </w:p>
        </w:tc>
      </w:tr>
      <w:tr w:rsidR="00411A3C" w:rsidRPr="00411A3C" w14:paraId="2C42CC24" w14:textId="77777777" w:rsidTr="00411A3C">
        <w:tc>
          <w:tcPr>
            <w:tcW w:w="10343" w:type="dxa"/>
          </w:tcPr>
          <w:p w14:paraId="14E4B19E" w14:textId="1C85AEE7" w:rsidR="00411A3C" w:rsidRPr="00411A3C" w:rsidRDefault="00411A3C" w:rsidP="0017165C">
            <w:r w:rsidRPr="00411A3C">
              <w:t xml:space="preserve">I understand that confidentiality of my anonymised data may be at risk in the event of a data breach, and that while all reasonable precautions are taken, no online system can entirely eliminate this risk. </w:t>
            </w:r>
          </w:p>
        </w:tc>
      </w:tr>
      <w:tr w:rsidR="00411A3C" w:rsidRPr="00411A3C" w14:paraId="3576AF09" w14:textId="77777777" w:rsidTr="00411A3C">
        <w:tc>
          <w:tcPr>
            <w:tcW w:w="10343" w:type="dxa"/>
          </w:tcPr>
          <w:p w14:paraId="13CA3CA8" w14:textId="5FDE96EB" w:rsidR="00411A3C" w:rsidRPr="00411A3C" w:rsidRDefault="00411A3C" w:rsidP="0017165C">
            <w:r w:rsidRPr="00411A3C">
              <w:t>I understand that at the end of my participation I will be asked whether I am willing to be contacted for an optional follow-up interview, and that I am free to decline or to withdraw my agreement at any time.</w:t>
            </w:r>
          </w:p>
        </w:tc>
      </w:tr>
      <w:tr w:rsidR="007C4A69" w:rsidRPr="00411A3C" w14:paraId="38985FB3" w14:textId="77777777" w:rsidTr="00411A3C">
        <w:trPr>
          <w:ins w:id="6" w:author="Woods, Andy" w:date="2026-04-16T18:05:00Z" w16du:dateUtc="2026-04-16T17:05:00Z"/>
        </w:trPr>
        <w:tc>
          <w:tcPr>
            <w:tcW w:w="10343" w:type="dxa"/>
          </w:tcPr>
          <w:p w14:paraId="770FEA31" w14:textId="56DF2CA7" w:rsidR="007C4A69" w:rsidRPr="00411A3C" w:rsidRDefault="007C4A69" w:rsidP="0017165C">
            <w:pPr>
              <w:rPr>
                <w:ins w:id="7" w:author="Woods, Andy" w:date="2026-04-16T18:05:00Z" w16du:dateUtc="2026-04-16T17:05:00Z"/>
              </w:rPr>
            </w:pPr>
            <w:ins w:id="8" w:author="Woods, Andy" w:date="2026-04-16T18:05:00Z" w16du:dateUtc="2026-04-16T17:05:00Z">
              <w:r>
                <w:lastRenderedPageBreak/>
                <w:t>I confirm that I am sufficiently comfortable reading English to understand the information sheet, what participation involves, and my rights as a participant, and that I have had the opportunity to ask questions before consenting.</w:t>
              </w:r>
            </w:ins>
          </w:p>
        </w:tc>
      </w:tr>
    </w:tbl>
    <w:p w14:paraId="2525B314" w14:textId="77777777" w:rsidR="007548AB" w:rsidRDefault="007548AB"/>
    <w:p w14:paraId="5409B385" w14:textId="1338D66D" w:rsidR="00411A3C" w:rsidRPr="00411A3C" w:rsidRDefault="00411A3C">
      <w:bookmarkStart w:id="9" w:name="_gjdgxs" w:colFirst="0" w:colLast="0"/>
      <w:bookmarkEnd w:id="9"/>
      <w:r>
        <w:t>I consent (button)</w:t>
      </w:r>
    </w:p>
    <w:p w14:paraId="7724CDD8" w14:textId="2BAA617A" w:rsidR="004719CB" w:rsidRDefault="004719CB">
      <w:r>
        <w:t>Please note that</w:t>
      </w:r>
      <w:r w:rsidR="00E37772">
        <w:t xml:space="preserve"> </w:t>
      </w:r>
      <w:r>
        <w:t>t</w:t>
      </w:r>
      <w:r w:rsidR="00E37772">
        <w:t>his Consent form will be stored separately from the responses you provide.</w:t>
      </w:r>
    </w:p>
    <w:p w14:paraId="60D69306" w14:textId="7F5AB4E1" w:rsidR="004719CB" w:rsidRDefault="004719CB">
      <w:r>
        <w:t xml:space="preserve">If you have any concerns about this research, please email </w:t>
      </w:r>
      <w:hyperlink r:id="rId8" w:history="1">
        <w:r w:rsidRPr="0085699D">
          <w:rPr>
            <w:rStyle w:val="Hyperlink"/>
          </w:rPr>
          <w:t>ethics@rhul.ac.uk</w:t>
        </w:r>
      </w:hyperlink>
      <w:r>
        <w:t xml:space="preserve">.  </w:t>
      </w:r>
    </w:p>
    <w:sectPr w:rsidR="004719CB" w:rsidSect="004719CB">
      <w:pgSz w:w="12240" w:h="15840"/>
      <w:pgMar w:top="851" w:right="851" w:bottom="851" w:left="851"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DF5B1" w14:textId="77777777" w:rsidR="0078121C" w:rsidRDefault="0078121C">
      <w:pPr>
        <w:spacing w:after="0" w:line="240" w:lineRule="auto"/>
      </w:pPr>
      <w:r>
        <w:separator/>
      </w:r>
    </w:p>
  </w:endnote>
  <w:endnote w:type="continuationSeparator" w:id="0">
    <w:p w14:paraId="32DBE8C6" w14:textId="77777777" w:rsidR="0078121C" w:rsidRDefault="00781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6DDC6" w14:textId="77777777" w:rsidR="0078121C" w:rsidRDefault="0078121C">
      <w:pPr>
        <w:spacing w:after="0" w:line="240" w:lineRule="auto"/>
      </w:pPr>
      <w:r>
        <w:separator/>
      </w:r>
    </w:p>
  </w:footnote>
  <w:footnote w:type="continuationSeparator" w:id="0">
    <w:p w14:paraId="6D6FC08C" w14:textId="77777777" w:rsidR="0078121C" w:rsidRDefault="00781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78AC"/>
    <w:multiLevelType w:val="multilevel"/>
    <w:tmpl w:val="45DA1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D035F4"/>
    <w:multiLevelType w:val="hybridMultilevel"/>
    <w:tmpl w:val="4C585FE8"/>
    <w:lvl w:ilvl="0" w:tplc="68E6C5EA">
      <w:start w:val="2020"/>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351213">
    <w:abstractNumId w:val="0"/>
  </w:num>
  <w:num w:numId="2" w16cid:durableId="3883042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ds, Andy">
    <w15:presenceInfo w15:providerId="AD" w15:userId="S::Andy.Woods@rhul.ac.uk::1f14b3a1-f1dd-4da3-82b5-993b98b7bc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8AB"/>
    <w:rsid w:val="00060441"/>
    <w:rsid w:val="0017165C"/>
    <w:rsid w:val="00276D3D"/>
    <w:rsid w:val="00307E61"/>
    <w:rsid w:val="003268B0"/>
    <w:rsid w:val="00411A3C"/>
    <w:rsid w:val="004719CB"/>
    <w:rsid w:val="007548AB"/>
    <w:rsid w:val="0078121C"/>
    <w:rsid w:val="007C4A69"/>
    <w:rsid w:val="008A280E"/>
    <w:rsid w:val="00914A37"/>
    <w:rsid w:val="00AB0307"/>
    <w:rsid w:val="00C048A6"/>
    <w:rsid w:val="00D34B3F"/>
    <w:rsid w:val="00E37772"/>
    <w:rsid w:val="00E754F1"/>
    <w:rsid w:val="00E9641C"/>
    <w:rsid w:val="00EC15B2"/>
    <w:rsid w:val="00EF22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41AF4"/>
  <w15:docId w15:val="{F24CEC32-B67E-C34A-AE2A-D37E49E2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719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9CB"/>
  </w:style>
  <w:style w:type="paragraph" w:styleId="Footer">
    <w:name w:val="footer"/>
    <w:basedOn w:val="Normal"/>
    <w:link w:val="FooterChar"/>
    <w:uiPriority w:val="99"/>
    <w:unhideWhenUsed/>
    <w:rsid w:val="004719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9CB"/>
  </w:style>
  <w:style w:type="character" w:styleId="Hyperlink">
    <w:name w:val="Hyperlink"/>
    <w:basedOn w:val="DefaultParagraphFont"/>
    <w:uiPriority w:val="99"/>
    <w:unhideWhenUsed/>
    <w:rsid w:val="004719CB"/>
    <w:rPr>
      <w:color w:val="0000FF" w:themeColor="hyperlink"/>
      <w:u w:val="single"/>
    </w:rPr>
  </w:style>
  <w:style w:type="character" w:styleId="UnresolvedMention">
    <w:name w:val="Unresolved Mention"/>
    <w:basedOn w:val="DefaultParagraphFont"/>
    <w:uiPriority w:val="99"/>
    <w:semiHidden/>
    <w:unhideWhenUsed/>
    <w:rsid w:val="004719CB"/>
    <w:rPr>
      <w:color w:val="605E5C"/>
      <w:shd w:val="clear" w:color="auto" w:fill="E1DFDD"/>
    </w:rPr>
  </w:style>
  <w:style w:type="paragraph" w:styleId="ListParagraph">
    <w:name w:val="List Paragraph"/>
    <w:basedOn w:val="Normal"/>
    <w:uiPriority w:val="34"/>
    <w:qFormat/>
    <w:rsid w:val="004719CB"/>
    <w:pPr>
      <w:ind w:left="720"/>
      <w:contextualSpacing/>
    </w:pPr>
  </w:style>
  <w:style w:type="paragraph" w:styleId="HTMLPreformatted">
    <w:name w:val="HTML Preformatted"/>
    <w:basedOn w:val="Normal"/>
    <w:link w:val="HTMLPreformattedChar"/>
    <w:uiPriority w:val="99"/>
    <w:unhideWhenUsed/>
    <w:rsid w:val="00171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uiPriority w:val="99"/>
    <w:rsid w:val="0017165C"/>
    <w:rPr>
      <w:rFonts w:ascii="Courier New" w:eastAsia="Times New Roman" w:hAnsi="Courier New" w:cs="Courier New"/>
      <w:sz w:val="20"/>
      <w:szCs w:val="20"/>
      <w:lang w:val="en-GB"/>
    </w:rPr>
  </w:style>
  <w:style w:type="paragraph" w:styleId="Revision">
    <w:name w:val="Revision"/>
    <w:hidden/>
    <w:uiPriority w:val="99"/>
    <w:semiHidden/>
    <w:rsid w:val="00E754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thics@rhul.ac.uk"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595</Words>
  <Characters>3130</Characters>
  <Application>Microsoft Office Word</Application>
  <DocSecurity>0</DocSecurity>
  <Lines>53</Lines>
  <Paragraphs>43</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Woods, Andy</cp:lastModifiedBy>
  <cp:revision>12</cp:revision>
  <dcterms:created xsi:type="dcterms:W3CDTF">2020-07-27T12:26:00Z</dcterms:created>
  <dcterms:modified xsi:type="dcterms:W3CDTF">2026-04-16T17:05:00Z</dcterms:modified>
</cp:coreProperties>
</file>