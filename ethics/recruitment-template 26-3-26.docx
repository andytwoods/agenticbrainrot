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0FBBE" w14:textId="6F8D62D0" w:rsidR="00553F05" w:rsidRDefault="00D7641D" w:rsidP="00553F05">
      <w:pPr>
        <w:jc w:val="center"/>
      </w:pPr>
      <w:r>
        <w:rPr>
          <w:noProof/>
          <w:lang w:eastAsia="en-GB"/>
        </w:rPr>
        <w:drawing>
          <wp:anchor distT="0" distB="0" distL="114300" distR="114300" simplePos="0" relativeHeight="251658240" behindDoc="0" locked="0" layoutInCell="1" allowOverlap="1" wp14:anchorId="6921390E" wp14:editId="3A96BD0E">
            <wp:simplePos x="0" y="0"/>
            <wp:positionH relativeFrom="column">
              <wp:posOffset>5148629</wp:posOffset>
            </wp:positionH>
            <wp:positionV relativeFrom="paragraph">
              <wp:posOffset>-723900</wp:posOffset>
            </wp:positionV>
            <wp:extent cx="1438275" cy="723900"/>
            <wp:effectExtent l="0" t="0" r="9525" b="0"/>
            <wp:wrapNone/>
            <wp:docPr id="2" name="Picture 2" descr="rhulsmallmasterlogo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hulsmallmasterlogocmy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38275" cy="723900"/>
                    </a:xfrm>
                    <a:prstGeom prst="rect">
                      <a:avLst/>
                    </a:prstGeom>
                    <a:noFill/>
                    <a:ln>
                      <a:noFill/>
                    </a:ln>
                  </pic:spPr>
                </pic:pic>
              </a:graphicData>
            </a:graphic>
          </wp:anchor>
        </w:drawing>
      </w:r>
    </w:p>
    <w:p w14:paraId="35C90C0F" w14:textId="435E097F" w:rsidR="00E739D5" w:rsidRDefault="00E739D5" w:rsidP="00E739D5">
      <w:pPr>
        <w:pStyle w:val="Heading1"/>
      </w:pPr>
      <w:r>
        <w:t>Version A: Social Media Post (e.g. Twitter/X, LinkedIn, Mastodon, Hacker News)</w:t>
      </w:r>
    </w:p>
    <w:p w14:paraId="499EADF4" w14:textId="395AB255" w:rsidR="00E739D5" w:rsidRPr="00E739D5" w:rsidRDefault="00E739D5" w:rsidP="00E739D5">
      <w:pPr>
        <w:rPr>
          <w:b/>
          <w:bCs/>
        </w:rPr>
      </w:pPr>
      <w:r w:rsidRPr="00E739D5">
        <w:rPr>
          <w:b/>
          <w:bCs/>
        </w:rPr>
        <w:t>Does vibe coding make you worse at coding over time?</w:t>
      </w:r>
    </w:p>
    <w:p w14:paraId="560CAF26" w14:textId="1911AF0B" w:rsidR="00E739D5" w:rsidRDefault="00E739D5" w:rsidP="00E739D5">
      <w:r>
        <w:t>Nobody knows</w:t>
      </w:r>
      <w:r w:rsidR="00090E92">
        <w:t>. There is</w:t>
      </w:r>
      <w:r>
        <w:t xml:space="preserve"> no longitudinal data</w:t>
      </w:r>
      <w:r w:rsidR="00090E92">
        <w:t xml:space="preserve"> </w:t>
      </w:r>
      <w:proofErr w:type="gramStart"/>
      <w:r w:rsidR="00090E92">
        <w:t>as of yet</w:t>
      </w:r>
      <w:proofErr w:type="gramEnd"/>
      <w:r>
        <w:t>. We're trying to change that.</w:t>
      </w:r>
    </w:p>
    <w:p w14:paraId="3401FFB2" w14:textId="62B29EFC" w:rsidR="00E739D5" w:rsidRDefault="00E739D5" w:rsidP="00E739D5">
      <w:r>
        <w:t>We're running a citizen</w:t>
      </w:r>
      <w:r w:rsidR="00090E92">
        <w:t xml:space="preserve"> </w:t>
      </w:r>
      <w:r>
        <w:t>science study at Royal Holloway, University of London, tracking how Python coding skill</w:t>
      </w:r>
      <w:r w:rsidR="00090E92">
        <w:t>s</w:t>
      </w:r>
      <w:r>
        <w:t xml:space="preserve"> change over 12 months </w:t>
      </w:r>
      <w:r w:rsidR="00090E92">
        <w:t>among</w:t>
      </w:r>
      <w:r>
        <w:t xml:space="preserve"> people with different levels of AI tool use.</w:t>
      </w:r>
    </w:p>
    <w:p w14:paraId="4BBB1738" w14:textId="32E2AB59" w:rsidR="00E739D5" w:rsidRPr="00E739D5" w:rsidRDefault="00E739D5" w:rsidP="00E739D5">
      <w:pPr>
        <w:rPr>
          <w:b/>
          <w:bCs/>
        </w:rPr>
      </w:pPr>
      <w:r w:rsidRPr="00E739D5">
        <w:rPr>
          <w:b/>
          <w:bCs/>
        </w:rPr>
        <w:t>What's involved:</w:t>
      </w:r>
    </w:p>
    <w:p w14:paraId="6376AB17" w14:textId="3ACB81DA" w:rsidR="00E739D5" w:rsidRDefault="00E739D5" w:rsidP="00AD7C12">
      <w:pPr>
        <w:pStyle w:val="ListParagraph"/>
        <w:numPr>
          <w:ilvl w:val="0"/>
          <w:numId w:val="6"/>
        </w:numPr>
        <w:pPrChange w:id="0" w:author="Woods, Andy" w:date="2026-04-16T18:08:00Z" w16du:dateUtc="2026-04-16T17:08:00Z">
          <w:pPr/>
        </w:pPrChange>
      </w:pPr>
      <w:del w:id="1" w:author="Woods, Andy" w:date="2026-04-16T18:08:00Z" w16du:dateUtc="2026-04-16T17:08:00Z">
        <w:r w:rsidDel="00AD7C12">
          <w:delText xml:space="preserve">- </w:delText>
        </w:r>
      </w:del>
      <w:r>
        <w:t>Short Python coding challenges (~</w:t>
      </w:r>
      <w:r w:rsidR="00090E92">
        <w:t>3</w:t>
      </w:r>
      <w:r>
        <w:t xml:space="preserve">–20 min), </w:t>
      </w:r>
      <w:del w:id="2" w:author="Woods, Andy" w:date="2026-04-16T18:08:00Z" w16du:dateUtc="2026-04-16T17:08:00Z">
        <w:r w:rsidDel="00AD7C12">
          <w:delText xml:space="preserve">once </w:delText>
        </w:r>
      </w:del>
      <w:ins w:id="3" w:author="Woods, Andy" w:date="2026-04-16T18:08:00Z" w16du:dateUtc="2026-04-16T17:08:00Z">
        <w:r w:rsidR="00AD7C12">
          <w:t>roughly</w:t>
        </w:r>
        <w:r w:rsidR="00AD7C12">
          <w:t xml:space="preserve"> </w:t>
        </w:r>
      </w:ins>
      <w:del w:id="4" w:author="Woods, Andy" w:date="2026-04-16T18:08:00Z" w16du:dateUtc="2026-04-16T17:08:00Z">
        <w:r w:rsidDel="00AD7C12">
          <w:delText xml:space="preserve">every </w:delText>
        </w:r>
      </w:del>
      <w:ins w:id="5" w:author="Woods, Andy" w:date="2026-04-16T18:08:00Z" w16du:dateUtc="2026-04-16T17:08:00Z">
        <w:r w:rsidR="00AD7C12">
          <w:t>once a</w:t>
        </w:r>
        <w:r w:rsidR="00AD7C12">
          <w:t xml:space="preserve"> </w:t>
        </w:r>
      </w:ins>
      <w:del w:id="6" w:author="Woods, Andy" w:date="2026-04-16T18:08:00Z" w16du:dateUtc="2026-04-16T17:08:00Z">
        <w:r w:rsidDel="00AD7C12">
          <w:delText xml:space="preserve">few </w:delText>
        </w:r>
      </w:del>
      <w:r>
        <w:t>month</w:t>
      </w:r>
      <w:del w:id="7" w:author="Woods, Andy" w:date="2026-04-16T18:08:00Z" w16du:dateUtc="2026-04-16T17:08:00Z">
        <w:r w:rsidR="00090E92" w:rsidDel="00AD7C12">
          <w:delText>s</w:delText>
        </w:r>
      </w:del>
    </w:p>
    <w:p w14:paraId="5A8E72D6" w14:textId="77777777" w:rsidR="00E739D5" w:rsidRDefault="00E739D5" w:rsidP="00AD7C12">
      <w:pPr>
        <w:pStyle w:val="ListParagraph"/>
        <w:numPr>
          <w:ilvl w:val="0"/>
          <w:numId w:val="6"/>
        </w:numPr>
        <w:pPrChange w:id="8" w:author="Woods, Andy" w:date="2026-04-16T18:08:00Z" w16du:dateUtc="2026-04-16T17:08:00Z">
          <w:pPr/>
        </w:pPrChange>
      </w:pPr>
      <w:del w:id="9" w:author="Woods, Andy" w:date="2026-04-16T18:08:00Z" w16du:dateUtc="2026-04-16T17:08:00Z">
        <w:r w:rsidDel="00AD7C12">
          <w:delText xml:space="preserve">- </w:delText>
        </w:r>
      </w:del>
      <w:r>
        <w:t>A brief survey about your coding habits</w:t>
      </w:r>
    </w:p>
    <w:p w14:paraId="7926D1FA" w14:textId="3CD437B8" w:rsidR="00E739D5" w:rsidRDefault="00E739D5" w:rsidP="00AD7C12">
      <w:pPr>
        <w:pStyle w:val="ListParagraph"/>
        <w:numPr>
          <w:ilvl w:val="0"/>
          <w:numId w:val="6"/>
        </w:numPr>
        <w:pPrChange w:id="10" w:author="Woods, Andy" w:date="2026-04-16T18:08:00Z" w16du:dateUtc="2026-04-16T17:08:00Z">
          <w:pPr/>
        </w:pPrChange>
      </w:pPr>
      <w:del w:id="11" w:author="Woods, Andy" w:date="2026-04-16T18:08:00Z" w16du:dateUtc="2026-04-16T17:08:00Z">
        <w:r w:rsidDel="00AD7C12">
          <w:delText xml:space="preserve">- </w:delText>
        </w:r>
      </w:del>
      <w:r>
        <w:t>You get your own performance trend dashboard</w:t>
      </w:r>
    </w:p>
    <w:p w14:paraId="0EF0A2E6" w14:textId="77777777" w:rsidR="00E739D5" w:rsidRPr="00E739D5" w:rsidRDefault="00E739D5" w:rsidP="00E739D5">
      <w:pPr>
        <w:rPr>
          <w:b/>
          <w:bCs/>
        </w:rPr>
      </w:pPr>
      <w:r w:rsidRPr="00E739D5">
        <w:rPr>
          <w:b/>
          <w:bCs/>
        </w:rPr>
        <w:t>Who we're looking for:</w:t>
      </w:r>
    </w:p>
    <w:p w14:paraId="61525842" w14:textId="487772E9" w:rsidR="00E739D5" w:rsidRDefault="00E739D5" w:rsidP="00AD7C12">
      <w:pPr>
        <w:pStyle w:val="ListParagraph"/>
        <w:numPr>
          <w:ilvl w:val="0"/>
          <w:numId w:val="7"/>
        </w:numPr>
        <w:rPr>
          <w:ins w:id="12" w:author="Woods, Andy" w:date="2026-04-16T18:09:00Z" w16du:dateUtc="2026-04-16T17:09:00Z"/>
        </w:rPr>
      </w:pPr>
      <w:del w:id="13" w:author="Woods, Andy" w:date="2026-04-16T18:08:00Z" w16du:dateUtc="2026-04-16T17:08:00Z">
        <w:r w:rsidDel="00AD7C12">
          <w:delText xml:space="preserve"> </w:delText>
        </w:r>
      </w:del>
      <w:r>
        <w:t>Any Python coder, aged 18+. Whether you never use AI tools or use them for everything</w:t>
      </w:r>
      <w:del w:id="14" w:author="Woods, Andy" w:date="2026-04-16T18:08:00Z" w16du:dateUtc="2026-04-16T17:08:00Z">
        <w:r w:rsidR="00090E92" w:rsidDel="00AD7C12">
          <w:delText xml:space="preserve">. </w:delText>
        </w:r>
      </w:del>
      <w:r>
        <w:t xml:space="preserve"> </w:t>
      </w:r>
    </w:p>
    <w:p w14:paraId="298772CE" w14:textId="11BD83EE" w:rsidR="00AD7C12" w:rsidRDefault="00AD7C12" w:rsidP="00AD7C12">
      <w:pPr>
        <w:pStyle w:val="ListParagraph"/>
        <w:numPr>
          <w:ilvl w:val="0"/>
          <w:numId w:val="7"/>
        </w:numPr>
        <w:pPrChange w:id="15" w:author="Woods, Andy" w:date="2026-04-16T18:08:00Z" w16du:dateUtc="2026-04-16T17:08:00Z">
          <w:pPr/>
        </w:pPrChange>
      </w:pPr>
      <w:ins w:id="16" w:author="Woods, Andy" w:date="2026-04-16T18:09:00Z" w16du:dateUtc="2026-04-16T17:09:00Z">
        <w:r>
          <w:t>Study materials are currently in English, so you should only sign up if you are comfortable reading study information and task instructions in English</w:t>
        </w:r>
      </w:ins>
    </w:p>
    <w:p w14:paraId="4E12AFE2" w14:textId="68525C4C" w:rsidR="00E739D5" w:rsidRDefault="00E739D5" w:rsidP="00AD7C12">
      <w:pPr>
        <w:pStyle w:val="ListParagraph"/>
        <w:numPr>
          <w:ilvl w:val="0"/>
          <w:numId w:val="7"/>
        </w:numPr>
        <w:pPrChange w:id="17" w:author="Woods, Andy" w:date="2026-04-16T18:08:00Z" w16du:dateUtc="2026-04-16T17:08:00Z">
          <w:pPr/>
        </w:pPrChange>
      </w:pPr>
      <w:r>
        <w:t>No AI assistance during challenges</w:t>
      </w:r>
      <w:del w:id="18" w:author="Woods, Andy" w:date="2026-04-16T18:08:00Z" w16du:dateUtc="2026-04-16T17:08:00Z">
        <w:r w:rsidR="00090E92" w:rsidDel="00AD7C12">
          <w:delText>.</w:delText>
        </w:r>
      </w:del>
    </w:p>
    <w:p w14:paraId="1373EE40" w14:textId="510A3624" w:rsidR="00E739D5" w:rsidRDefault="00E739D5" w:rsidP="00AD7C12">
      <w:pPr>
        <w:pStyle w:val="ListParagraph"/>
        <w:numPr>
          <w:ilvl w:val="0"/>
          <w:numId w:val="7"/>
        </w:numPr>
        <w:pPrChange w:id="19" w:author="Woods, Andy" w:date="2026-04-16T18:08:00Z" w16du:dateUtc="2026-04-16T17:08:00Z">
          <w:pPr/>
        </w:pPrChange>
      </w:pPr>
      <w:r>
        <w:t>Interested? Sign up and read more: [</w:t>
      </w:r>
      <w:r w:rsidRPr="00AD7C12">
        <w:rPr>
          <w:highlight w:val="green"/>
        </w:rPr>
        <w:t>domain to be determined later.com</w:t>
      </w:r>
      <w:r>
        <w:t>]</w:t>
      </w:r>
    </w:p>
    <w:p w14:paraId="32F32EF9" w14:textId="0FCBED7B" w:rsidR="00E739D5" w:rsidRDefault="00E739D5" w:rsidP="00E739D5">
      <w:r>
        <w:t>Researchers: Dr Andy Woods &amp; Dr Alex Reppel, Royal Holloway, University of London — andy.woods@rhul.ac.uk</w:t>
      </w:r>
    </w:p>
    <w:p w14:paraId="365DCDF1" w14:textId="29954530" w:rsidR="00E739D5" w:rsidRPr="008C153A" w:rsidRDefault="00E739D5" w:rsidP="00E739D5">
      <w:pPr>
        <w:rPr>
          <w:b/>
          <w:bCs/>
        </w:rPr>
      </w:pPr>
      <w:r w:rsidRPr="008C153A">
        <w:rPr>
          <w:b/>
          <w:bCs/>
        </w:rPr>
        <w:t>Ethics approved by the Royal Holloway Research Ethics Committee.</w:t>
      </w:r>
    </w:p>
    <w:p w14:paraId="03D93B69" w14:textId="77777777" w:rsidR="00E739D5" w:rsidRDefault="00E739D5" w:rsidP="00E739D5"/>
    <w:p w14:paraId="3FC8E357" w14:textId="4E6C0DC0" w:rsidR="00E739D5" w:rsidRDefault="00E739D5" w:rsidP="00E739D5">
      <w:pPr>
        <w:pStyle w:val="Heading1"/>
      </w:pPr>
      <w:r>
        <w:t>Version B: Email / Forum Post / Newsletter</w:t>
      </w:r>
    </w:p>
    <w:p w14:paraId="43DA897B" w14:textId="77777777" w:rsidR="00E739D5" w:rsidRDefault="00E739D5" w:rsidP="00E739D5"/>
    <w:p w14:paraId="6E0B494F" w14:textId="7B3DE1CE" w:rsidR="00E739D5" w:rsidRDefault="00E739D5" w:rsidP="00E739D5">
      <w:r>
        <w:t>Dear [community name / list],</w:t>
      </w:r>
    </w:p>
    <w:p w14:paraId="51790F9B" w14:textId="100C9466" w:rsidR="00E739D5" w:rsidRDefault="00E739D5" w:rsidP="00E739D5">
      <w:r>
        <w:t xml:space="preserve">My name is Andy </w:t>
      </w:r>
      <w:proofErr w:type="gramStart"/>
      <w:r>
        <w:t>Woods</w:t>
      </w:r>
      <w:proofErr w:type="gramEnd"/>
      <w:r>
        <w:t xml:space="preserve"> and I am a researcher at </w:t>
      </w:r>
      <w:proofErr w:type="spellStart"/>
      <w:r>
        <w:t>StoryFutures</w:t>
      </w:r>
      <w:proofErr w:type="spellEnd"/>
      <w:r>
        <w:t xml:space="preserve"> / </w:t>
      </w:r>
      <w:proofErr w:type="spellStart"/>
      <w:r>
        <w:t>MediaArts</w:t>
      </w:r>
      <w:proofErr w:type="spellEnd"/>
      <w:r>
        <w:t>, Royal Holloway, University of London. I would like to invite you to take part in a research project titled:</w:t>
      </w:r>
    </w:p>
    <w:p w14:paraId="2C587BAF" w14:textId="22DE3981" w:rsidR="00E739D5" w:rsidRPr="00E739D5" w:rsidDel="00AD7C12" w:rsidRDefault="00E739D5" w:rsidP="00E739D5">
      <w:pPr>
        <w:rPr>
          <w:del w:id="20" w:author="Woods, Andy" w:date="2026-04-16T18:09:00Z" w16du:dateUtc="2026-04-16T17:09:00Z"/>
          <w:b/>
          <w:bCs/>
        </w:rPr>
      </w:pPr>
      <w:r w:rsidRPr="00E739D5">
        <w:rPr>
          <w:b/>
          <w:bCs/>
        </w:rPr>
        <w:t>"Longitudinal Assessment of the Relationship Between AI-Assisted Coding Practices and Python Coding Skill"</w:t>
      </w:r>
    </w:p>
    <w:p w14:paraId="598DC243" w14:textId="77777777" w:rsidR="00E739D5" w:rsidRDefault="00E739D5" w:rsidP="00E739D5"/>
    <w:p w14:paraId="1133A052" w14:textId="2AB027DB" w:rsidR="00E739D5" w:rsidRDefault="00E739D5" w:rsidP="00E739D5">
      <w:pPr>
        <w:rPr>
          <w:ins w:id="21" w:author="Woods, Andy" w:date="2026-04-16T18:09:00Z" w16du:dateUtc="2026-04-16T17:09:00Z"/>
        </w:rPr>
      </w:pPr>
      <w:r>
        <w:t>We are investigating whether the proportion of coding time spent on AI-assisted work (such as using GitHub Copilot, ChatGPT, Cursor, or similar tools) predicts changes in manual Python coding skill over time. This is a citizen-science study. There is no right answer, and we want to hear from coders at every point on the spectrum, from those who never use AI tools to those who use them for almost everything.</w:t>
      </w:r>
    </w:p>
    <w:p w14:paraId="69A6573A" w14:textId="1CF51BC2" w:rsidR="00AD7C12" w:rsidRDefault="00AD7C12" w:rsidP="00E739D5">
      <w:ins w:id="22" w:author="Woods, Andy" w:date="2026-04-16T18:09:00Z" w16du:dateUtc="2026-04-16T17:09:00Z">
        <w:r w:rsidRPr="00AD7C12">
          <w:lastRenderedPageBreak/>
          <w:t>Study materials are currently in English, so you should only sign up if you are comfortable reading study information and task instructions in English.</w:t>
        </w:r>
      </w:ins>
    </w:p>
    <w:p w14:paraId="2B46FE80" w14:textId="42F5C397" w:rsidR="00E739D5" w:rsidRPr="00E739D5" w:rsidRDefault="00E739D5" w:rsidP="00E739D5">
      <w:pPr>
        <w:rPr>
          <w:b/>
          <w:bCs/>
        </w:rPr>
      </w:pPr>
      <w:r w:rsidRPr="00E739D5">
        <w:rPr>
          <w:b/>
          <w:bCs/>
        </w:rPr>
        <w:t>What participation involves:</w:t>
      </w:r>
    </w:p>
    <w:p w14:paraId="5D9E4353" w14:textId="70971434" w:rsidR="00E739D5" w:rsidRDefault="00E739D5" w:rsidP="00E739D5">
      <w:r>
        <w:t>- Creating a free account on our platform (</w:t>
      </w:r>
      <w:r w:rsidR="00090E92" w:rsidRPr="00090E92">
        <w:rPr>
          <w:highlight w:val="green"/>
        </w:rPr>
        <w:t>to_be_determined.com</w:t>
      </w:r>
      <w:r>
        <w:t>)</w:t>
      </w:r>
    </w:p>
    <w:p w14:paraId="1B89A44A" w14:textId="52194E86" w:rsidR="00E739D5" w:rsidRDefault="00E739D5" w:rsidP="00E739D5">
      <w:r>
        <w:t>- Completing up to 10 short Python coding challenges per session (~</w:t>
      </w:r>
      <w:r w:rsidR="00090E92">
        <w:t>3</w:t>
      </w:r>
      <w:r>
        <w:t>–25 minutes)</w:t>
      </w:r>
    </w:p>
    <w:p w14:paraId="0A707C42" w14:textId="77777777" w:rsidR="00E739D5" w:rsidRDefault="00E739D5" w:rsidP="00E739D5">
      <w:r>
        <w:t>- Completing a brief post-session survey about your current coding habits</w:t>
      </w:r>
    </w:p>
    <w:p w14:paraId="185BAD7F" w14:textId="77777777" w:rsidR="00E739D5" w:rsidRDefault="00E739D5" w:rsidP="00E739D5">
      <w:r>
        <w:t>- Returning roughly once a month (minimum 28 days between sessions)</w:t>
      </w:r>
    </w:p>
    <w:p w14:paraId="0DDBF44E" w14:textId="2B1D8EA0" w:rsidR="00E739D5" w:rsidRDefault="00E739D5" w:rsidP="00E739D5">
      <w:r>
        <w:t>- The study runs for at least 12 months</w:t>
      </w:r>
    </w:p>
    <w:p w14:paraId="629927D8" w14:textId="27EC30EC" w:rsidR="00E739D5" w:rsidRPr="00E739D5" w:rsidRDefault="00E739D5" w:rsidP="00E739D5">
      <w:pPr>
        <w:rPr>
          <w:b/>
          <w:bCs/>
        </w:rPr>
      </w:pPr>
      <w:r w:rsidRPr="00E739D5">
        <w:rPr>
          <w:b/>
          <w:bCs/>
        </w:rPr>
        <w:t>What you get:</w:t>
      </w:r>
    </w:p>
    <w:p w14:paraId="289A7CDC" w14:textId="77777777" w:rsidR="00E739D5" w:rsidRDefault="00E739D5" w:rsidP="00E739D5">
      <w:r>
        <w:t>- A personalised dashboard showing your own performance trends over time</w:t>
      </w:r>
    </w:p>
    <w:p w14:paraId="3919E59E" w14:textId="27F54F24" w:rsidR="00E739D5" w:rsidRDefault="00E739D5" w:rsidP="00E739D5">
      <w:r>
        <w:t>- The knowledge that you're contributing to the first open longitudinal dataset on AI coding and skill</w:t>
      </w:r>
    </w:p>
    <w:p w14:paraId="31F30C06" w14:textId="08E9E8B4" w:rsidR="00E739D5" w:rsidRDefault="00E739D5" w:rsidP="00E739D5">
      <w:r>
        <w:t>Participation is voluntary, anonymous for research purposes, and you can withdraw at any time. There is no payment.</w:t>
      </w:r>
    </w:p>
    <w:p w14:paraId="5421083D" w14:textId="5F20D020" w:rsidR="00E739D5" w:rsidRDefault="00E739D5" w:rsidP="00E739D5">
      <w:r>
        <w:t>If you are interested or have questions, please visit [</w:t>
      </w:r>
      <w:r w:rsidR="008C153A">
        <w:rPr>
          <w:highlight w:val="green"/>
        </w:rPr>
        <w:t>to_be_determined</w:t>
      </w:r>
      <w:r w:rsidRPr="00090E92">
        <w:rPr>
          <w:highlight w:val="green"/>
        </w:rPr>
        <w:t>.com</w:t>
      </w:r>
      <w:r>
        <w:t>] or email me at andy.woods@rhul.ac.uk. I would be very happy to answer any questions before you decide.</w:t>
      </w:r>
    </w:p>
    <w:p w14:paraId="1245DFA2" w14:textId="77777777" w:rsidR="00E739D5" w:rsidRDefault="00E739D5" w:rsidP="00E739D5"/>
    <w:p w14:paraId="4622FA2B" w14:textId="109105F4" w:rsidR="00E739D5" w:rsidRDefault="00E739D5" w:rsidP="00E739D5">
      <w:r>
        <w:t>With thanks,</w:t>
      </w:r>
    </w:p>
    <w:p w14:paraId="46E4185D" w14:textId="77777777" w:rsidR="00E739D5" w:rsidRDefault="00E739D5" w:rsidP="00E739D5">
      <w:r>
        <w:t>**Dr Andy Woods** (Principal Investigator)</w:t>
      </w:r>
    </w:p>
    <w:p w14:paraId="37879256" w14:textId="1340E22B" w:rsidR="00E739D5" w:rsidRDefault="00E739D5" w:rsidP="00E739D5">
      <w:proofErr w:type="spellStart"/>
      <w:r>
        <w:t>StoryFutures</w:t>
      </w:r>
      <w:proofErr w:type="spellEnd"/>
      <w:r>
        <w:t>, Royal Holloway, University of London</w:t>
      </w:r>
    </w:p>
    <w:p w14:paraId="6705ABF5" w14:textId="77777777" w:rsidR="00E739D5" w:rsidRDefault="00E739D5" w:rsidP="00E739D5">
      <w:r>
        <w:t>andy.woods@rhul.ac.uk</w:t>
      </w:r>
    </w:p>
    <w:p w14:paraId="5FA2B11D" w14:textId="77777777" w:rsidR="00E739D5" w:rsidRDefault="00E739D5" w:rsidP="00E739D5"/>
    <w:p w14:paraId="7F71A0F0" w14:textId="77777777" w:rsidR="00E739D5" w:rsidRDefault="00E739D5" w:rsidP="00E739D5">
      <w:r>
        <w:t>**Dr Alex Reppel** (Co-Investigator)</w:t>
      </w:r>
    </w:p>
    <w:p w14:paraId="45381D9C" w14:textId="77777777" w:rsidR="00E739D5" w:rsidRDefault="00E739D5" w:rsidP="00E739D5">
      <w:r>
        <w:t>Royal Holloway, University of London</w:t>
      </w:r>
    </w:p>
    <w:p w14:paraId="14D4BE45" w14:textId="77777777" w:rsidR="00E739D5" w:rsidRDefault="00E739D5" w:rsidP="00E739D5">
      <w:r>
        <w:t>alex.reppel@rhul.ac.uk</w:t>
      </w:r>
    </w:p>
    <w:p w14:paraId="40941351" w14:textId="77777777" w:rsidR="00E739D5" w:rsidRDefault="00E739D5" w:rsidP="00E739D5"/>
    <w:p w14:paraId="0BB5D163" w14:textId="77777777" w:rsidR="00E739D5" w:rsidRDefault="00E739D5" w:rsidP="00E739D5">
      <w:r>
        <w:t>**Chris Chowen** (PhD Researcher)</w:t>
      </w:r>
    </w:p>
    <w:p w14:paraId="592E76F7" w14:textId="77777777" w:rsidR="00E739D5" w:rsidRDefault="00E739D5" w:rsidP="00E739D5">
      <w:r>
        <w:t>Royal Holloway, University of London</w:t>
      </w:r>
    </w:p>
    <w:p w14:paraId="6696BDD1" w14:textId="77777777" w:rsidR="00E739D5" w:rsidRDefault="00E739D5" w:rsidP="00E739D5">
      <w:r>
        <w:t>christopher.Chowen.2024@live.rhul.ac.uk</w:t>
      </w:r>
    </w:p>
    <w:p w14:paraId="3FFCDDD5" w14:textId="77777777" w:rsidR="00E739D5" w:rsidRDefault="00E739D5" w:rsidP="00E739D5"/>
    <w:p w14:paraId="091797A5" w14:textId="3E9BD32F" w:rsidR="00076D34" w:rsidRPr="008C153A" w:rsidRDefault="00E739D5" w:rsidP="00E739D5">
      <w:pPr>
        <w:rPr>
          <w:b/>
          <w:bCs/>
        </w:rPr>
      </w:pPr>
      <w:r w:rsidRPr="008C153A">
        <w:rPr>
          <w:b/>
          <w:bCs/>
        </w:rPr>
        <w:lastRenderedPageBreak/>
        <w:t>This study has been reviewed and approved by the Research Ethics Committee at Royal Holloway, University of London.</w:t>
      </w:r>
    </w:p>
    <w:sectPr w:rsidR="00076D34" w:rsidRPr="008C153A">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D47C2" w14:textId="77777777" w:rsidR="00DE75A4" w:rsidRDefault="00DE75A4" w:rsidP="00553F05">
      <w:pPr>
        <w:spacing w:after="0" w:line="240" w:lineRule="auto"/>
      </w:pPr>
      <w:r>
        <w:separator/>
      </w:r>
    </w:p>
  </w:endnote>
  <w:endnote w:type="continuationSeparator" w:id="0">
    <w:p w14:paraId="606CC827" w14:textId="77777777" w:rsidR="00DE75A4" w:rsidRDefault="00DE75A4" w:rsidP="00553F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3C1B1" w14:textId="6FFBEDA5" w:rsidR="00553F05" w:rsidRPr="002311D1" w:rsidRDefault="00553F05" w:rsidP="00553F05">
    <w:pPr>
      <w:pStyle w:val="Footer"/>
      <w:jc w:val="right"/>
      <w:rPr>
        <w:rFonts w:ascii="Corbel" w:hAnsi="Corbel"/>
        <w:sz w:val="20"/>
        <w:szCs w:val="20"/>
      </w:rPr>
    </w:pPr>
    <w:r w:rsidRPr="002311D1">
      <w:rPr>
        <w:rFonts w:ascii="Corbel" w:hAnsi="Corbel"/>
        <w:sz w:val="20"/>
        <w:szCs w:val="20"/>
      </w:rPr>
      <w:t>Dr John Francis, Research Ethics Officer, v.1</w:t>
    </w:r>
    <w:r w:rsidR="00B16A5A">
      <w:rPr>
        <w:rFonts w:ascii="Corbel" w:hAnsi="Corbel"/>
        <w:sz w:val="20"/>
        <w:szCs w:val="20"/>
      </w:rPr>
      <w:t>.1</w:t>
    </w:r>
    <w:r w:rsidRPr="002311D1">
      <w:rPr>
        <w:rFonts w:ascii="Corbel" w:hAnsi="Corbel"/>
        <w:sz w:val="20"/>
        <w:szCs w:val="20"/>
      </w:rPr>
      <w:t xml:space="preserve"> 2021.11.24</w:t>
    </w:r>
  </w:p>
  <w:p w14:paraId="397D796C" w14:textId="77777777" w:rsidR="00553F05" w:rsidRDefault="00553F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1E936" w14:textId="77777777" w:rsidR="00DE75A4" w:rsidRDefault="00DE75A4" w:rsidP="00553F05">
      <w:pPr>
        <w:spacing w:after="0" w:line="240" w:lineRule="auto"/>
      </w:pPr>
      <w:r>
        <w:separator/>
      </w:r>
    </w:p>
  </w:footnote>
  <w:footnote w:type="continuationSeparator" w:id="0">
    <w:p w14:paraId="044E8B81" w14:textId="77777777" w:rsidR="00DE75A4" w:rsidRDefault="00DE75A4" w:rsidP="00553F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B1549"/>
    <w:multiLevelType w:val="hybridMultilevel"/>
    <w:tmpl w:val="6BD07F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67F0A6A"/>
    <w:multiLevelType w:val="hybridMultilevel"/>
    <w:tmpl w:val="833642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380966"/>
    <w:multiLevelType w:val="hybridMultilevel"/>
    <w:tmpl w:val="723ABF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03E2857"/>
    <w:multiLevelType w:val="hybridMultilevel"/>
    <w:tmpl w:val="B46658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E4014BB"/>
    <w:multiLevelType w:val="hybridMultilevel"/>
    <w:tmpl w:val="821609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69E0D75"/>
    <w:multiLevelType w:val="hybridMultilevel"/>
    <w:tmpl w:val="DDACAB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1C326CD"/>
    <w:multiLevelType w:val="hybridMultilevel"/>
    <w:tmpl w:val="92569B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45442429">
    <w:abstractNumId w:val="4"/>
  </w:num>
  <w:num w:numId="2" w16cid:durableId="1186596625">
    <w:abstractNumId w:val="0"/>
  </w:num>
  <w:num w:numId="3" w16cid:durableId="187380741">
    <w:abstractNumId w:val="6"/>
  </w:num>
  <w:num w:numId="4" w16cid:durableId="1035161221">
    <w:abstractNumId w:val="1"/>
  </w:num>
  <w:num w:numId="5" w16cid:durableId="2024161580">
    <w:abstractNumId w:val="3"/>
  </w:num>
  <w:num w:numId="6" w16cid:durableId="912859897">
    <w:abstractNumId w:val="5"/>
  </w:num>
  <w:num w:numId="7" w16cid:durableId="144803750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oods, Andy">
    <w15:presenceInfo w15:providerId="AD" w15:userId="S::Andy.Woods@rhul.ac.uk::1f14b3a1-f1dd-4da3-82b5-993b98b7bcd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oNotDisplayPageBoundaries/>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11E"/>
    <w:rsid w:val="0007343B"/>
    <w:rsid w:val="00076D34"/>
    <w:rsid w:val="00090E92"/>
    <w:rsid w:val="000D698D"/>
    <w:rsid w:val="00172DE4"/>
    <w:rsid w:val="002123AC"/>
    <w:rsid w:val="002F2966"/>
    <w:rsid w:val="0039411E"/>
    <w:rsid w:val="003A4EBC"/>
    <w:rsid w:val="003F35A7"/>
    <w:rsid w:val="0044355C"/>
    <w:rsid w:val="00476F79"/>
    <w:rsid w:val="00481A8C"/>
    <w:rsid w:val="004C4EE3"/>
    <w:rsid w:val="00553F05"/>
    <w:rsid w:val="005769C6"/>
    <w:rsid w:val="00585FF7"/>
    <w:rsid w:val="0062243D"/>
    <w:rsid w:val="006248DB"/>
    <w:rsid w:val="00645514"/>
    <w:rsid w:val="006C3D8F"/>
    <w:rsid w:val="006D5622"/>
    <w:rsid w:val="00711B90"/>
    <w:rsid w:val="00754586"/>
    <w:rsid w:val="007B249B"/>
    <w:rsid w:val="0081546F"/>
    <w:rsid w:val="00877F54"/>
    <w:rsid w:val="008C153A"/>
    <w:rsid w:val="008D26B2"/>
    <w:rsid w:val="0091474A"/>
    <w:rsid w:val="00947699"/>
    <w:rsid w:val="009764C2"/>
    <w:rsid w:val="009F2603"/>
    <w:rsid w:val="00A55405"/>
    <w:rsid w:val="00A73ED2"/>
    <w:rsid w:val="00AA1A5F"/>
    <w:rsid w:val="00AD7C12"/>
    <w:rsid w:val="00B01992"/>
    <w:rsid w:val="00B02459"/>
    <w:rsid w:val="00B16A5A"/>
    <w:rsid w:val="00B4431A"/>
    <w:rsid w:val="00C46207"/>
    <w:rsid w:val="00D27C66"/>
    <w:rsid w:val="00D7641D"/>
    <w:rsid w:val="00DE75A4"/>
    <w:rsid w:val="00E21705"/>
    <w:rsid w:val="00E279D5"/>
    <w:rsid w:val="00E739D5"/>
    <w:rsid w:val="00EF2216"/>
    <w:rsid w:val="00F113D5"/>
    <w:rsid w:val="00F1199C"/>
    <w:rsid w:val="00F825E9"/>
    <w:rsid w:val="00FB6DAA"/>
    <w:rsid w:val="00FB71F2"/>
    <w:rsid w:val="00FC1B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C041F"/>
  <w15:chartTrackingRefBased/>
  <w15:docId w15:val="{E0646903-4465-49C5-A455-AD303E6E8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E739D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6D34"/>
    <w:pPr>
      <w:ind w:left="720"/>
      <w:contextualSpacing/>
    </w:pPr>
  </w:style>
  <w:style w:type="table" w:styleId="TableGrid">
    <w:name w:val="Table Grid"/>
    <w:basedOn w:val="TableNormal"/>
    <w:uiPriority w:val="39"/>
    <w:rsid w:val="002123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1546F"/>
    <w:rPr>
      <w:color w:val="0563C1" w:themeColor="hyperlink"/>
      <w:u w:val="single"/>
    </w:rPr>
  </w:style>
  <w:style w:type="paragraph" w:styleId="Header">
    <w:name w:val="header"/>
    <w:basedOn w:val="Normal"/>
    <w:link w:val="HeaderChar"/>
    <w:uiPriority w:val="99"/>
    <w:unhideWhenUsed/>
    <w:rsid w:val="00553F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3F05"/>
    <w:rPr>
      <w:lang w:val="en-GB"/>
    </w:rPr>
  </w:style>
  <w:style w:type="paragraph" w:styleId="Footer">
    <w:name w:val="footer"/>
    <w:basedOn w:val="Normal"/>
    <w:link w:val="FooterChar"/>
    <w:uiPriority w:val="99"/>
    <w:unhideWhenUsed/>
    <w:rsid w:val="00553F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3F05"/>
    <w:rPr>
      <w:lang w:val="en-GB"/>
    </w:rPr>
  </w:style>
  <w:style w:type="character" w:customStyle="1" w:styleId="Heading1Char">
    <w:name w:val="Heading 1 Char"/>
    <w:basedOn w:val="DefaultParagraphFont"/>
    <w:link w:val="Heading1"/>
    <w:uiPriority w:val="9"/>
    <w:rsid w:val="00E739D5"/>
    <w:rPr>
      <w:rFonts w:asciiTheme="majorHAnsi" w:eastAsiaTheme="majorEastAsia" w:hAnsiTheme="majorHAnsi" w:cstheme="majorBidi"/>
      <w:color w:val="2E74B5" w:themeColor="accent1" w:themeShade="BF"/>
      <w:sz w:val="32"/>
      <w:szCs w:val="32"/>
      <w:lang w:val="en-GB"/>
    </w:rPr>
  </w:style>
  <w:style w:type="paragraph" w:styleId="Revision">
    <w:name w:val="Revision"/>
    <w:hidden/>
    <w:uiPriority w:val="99"/>
    <w:semiHidden/>
    <w:rsid w:val="00F825E9"/>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470715">
      <w:bodyDiv w:val="1"/>
      <w:marLeft w:val="0"/>
      <w:marRight w:val="0"/>
      <w:marTop w:val="0"/>
      <w:marBottom w:val="0"/>
      <w:divBdr>
        <w:top w:val="none" w:sz="0" w:space="0" w:color="auto"/>
        <w:left w:val="none" w:sz="0" w:space="0" w:color="auto"/>
        <w:bottom w:val="none" w:sz="0" w:space="0" w:color="auto"/>
        <w:right w:val="none" w:sz="0" w:space="0" w:color="auto"/>
      </w:divBdr>
    </w:div>
    <w:div w:id="1623075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EFD849-7434-4124-8BB1-FCA5BF368F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520</Words>
  <Characters>2842</Characters>
  <Application>Microsoft Office Word</Application>
  <DocSecurity>0</DocSecurity>
  <Lines>67</Lines>
  <Paragraphs>53</Paragraphs>
  <ScaleCrop>false</ScaleCrop>
  <HeadingPairs>
    <vt:vector size="2" baseType="variant">
      <vt:variant>
        <vt:lpstr>Title</vt:lpstr>
      </vt:variant>
      <vt:variant>
        <vt:i4>1</vt:i4>
      </vt:variant>
    </vt:vector>
  </HeadingPairs>
  <TitlesOfParts>
    <vt:vector size="1" baseType="lpstr">
      <vt:lpstr/>
    </vt:vector>
  </TitlesOfParts>
  <Company>RHUL</Company>
  <LinksUpToDate>false</LinksUpToDate>
  <CharactersWithSpaces>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Wickham, Leisha</dc:creator>
  <cp:keywords/>
  <dc:description/>
  <cp:lastModifiedBy>Woods, Andy</cp:lastModifiedBy>
  <cp:revision>8</cp:revision>
  <dcterms:created xsi:type="dcterms:W3CDTF">2021-11-24T20:01:00Z</dcterms:created>
  <dcterms:modified xsi:type="dcterms:W3CDTF">2026-04-16T17:09:00Z</dcterms:modified>
</cp:coreProperties>
</file>